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B045" w14:textId="77777777" w:rsidR="00E10B7D" w:rsidRPr="00EF5EF5" w:rsidRDefault="005E4546" w:rsidP="00A21686">
      <w:pPr>
        <w:jc w:val="center"/>
        <w:rPr>
          <w:u w:val="single"/>
        </w:rPr>
      </w:pPr>
      <w:r w:rsidRPr="00EF5EF5">
        <w:rPr>
          <w:b/>
          <w:bCs/>
          <w:sz w:val="32"/>
          <w:szCs w:val="32"/>
          <w:u w:val="single"/>
        </w:rPr>
        <w:t>MANAGEMENT REVIEW MEETING MINUTES</w:t>
      </w:r>
    </w:p>
    <w:p w14:paraId="05CFE2A9" w14:textId="77777777" w:rsidR="00E10B7D" w:rsidRDefault="00E10B7D" w:rsidP="00A21686"/>
    <w:p w14:paraId="240F0CC5" w14:textId="494B06FA" w:rsidR="00A21686" w:rsidRDefault="00A21686" w:rsidP="00A21686">
      <w:r w:rsidRPr="00A21686">
        <w:rPr>
          <w:b/>
          <w:bCs/>
          <w:u w:val="single"/>
        </w:rPr>
        <w:t>Date:</w:t>
      </w:r>
      <w:r>
        <w:rPr>
          <w:b/>
          <w:bCs/>
          <w:u w:val="single"/>
        </w:rPr>
        <w:t xml:space="preserve"> </w:t>
      </w:r>
      <w:r>
        <w:t xml:space="preserve"> 21 May 2026 (continued 22 May 2026)</w:t>
      </w:r>
    </w:p>
    <w:p w14:paraId="5ED67D3A" w14:textId="2568835E" w:rsidR="00A21686" w:rsidRDefault="00A21686" w:rsidP="00A21686">
      <w:r w:rsidRPr="00A21686">
        <w:rPr>
          <w:b/>
          <w:bCs/>
          <w:u w:val="single"/>
        </w:rPr>
        <w:t>Time:</w:t>
      </w:r>
      <w:r>
        <w:rPr>
          <w:b/>
          <w:bCs/>
          <w:u w:val="single"/>
        </w:rPr>
        <w:t xml:space="preserve"> </w:t>
      </w:r>
      <w:r>
        <w:t>09:54 - 16:03 (11:00 – 16:30)</w:t>
      </w:r>
    </w:p>
    <w:p w14:paraId="3447971B" w14:textId="4CF865DE" w:rsidR="00A21686" w:rsidRDefault="00A21686" w:rsidP="00A21686">
      <w:r>
        <w:rPr>
          <w:b/>
          <w:bCs/>
          <w:u w:val="single"/>
        </w:rPr>
        <w:t xml:space="preserve">Location: </w:t>
      </w:r>
      <w:proofErr w:type="spellStart"/>
      <w:r>
        <w:t>AzurESky</w:t>
      </w:r>
      <w:proofErr w:type="spellEnd"/>
      <w:r>
        <w:t xml:space="preserve"> Office</w:t>
      </w:r>
    </w:p>
    <w:p w14:paraId="4B28418F" w14:textId="77777777" w:rsidR="00A21686" w:rsidRPr="00A21686" w:rsidRDefault="00A21686" w:rsidP="00A21686"/>
    <w:p w14:paraId="13372B70" w14:textId="24367B08" w:rsidR="00E10B7D" w:rsidRPr="00EF5EF5" w:rsidRDefault="005E4546" w:rsidP="00EF5EF5">
      <w:pPr>
        <w:rPr>
          <w:b/>
          <w:bCs/>
          <w:u w:val="single"/>
        </w:rPr>
      </w:pPr>
      <w:r w:rsidRPr="00EF5EF5">
        <w:rPr>
          <w:b/>
          <w:bCs/>
          <w:u w:val="single"/>
        </w:rPr>
        <w:t>Attendees</w:t>
      </w:r>
    </w:p>
    <w:p w14:paraId="0212BF03" w14:textId="3F1C8683" w:rsidR="00A21686" w:rsidRDefault="00A21686" w:rsidP="00EF5EF5">
      <w:pPr>
        <w:pStyle w:val="ListParagraph"/>
        <w:numPr>
          <w:ilvl w:val="0"/>
          <w:numId w:val="5"/>
        </w:numPr>
      </w:pPr>
      <w:r w:rsidRPr="00A21686">
        <w:t>NP</w:t>
      </w:r>
      <w:r>
        <w:t xml:space="preserve"> </w:t>
      </w:r>
      <w:r w:rsidRPr="00A21686">
        <w:t>Msibi</w:t>
      </w:r>
      <w:r>
        <w:t xml:space="preserve"> (</w:t>
      </w:r>
      <w:r w:rsidRPr="00A21686">
        <w:t>Operations Manager</w:t>
      </w:r>
      <w:r>
        <w:t>/Chair)</w:t>
      </w:r>
    </w:p>
    <w:p w14:paraId="5C2F0D46" w14:textId="6F8E6C46" w:rsidR="00A21686" w:rsidRDefault="00A21686" w:rsidP="00EF5EF5">
      <w:pPr>
        <w:pStyle w:val="ListParagraph"/>
        <w:numPr>
          <w:ilvl w:val="0"/>
          <w:numId w:val="5"/>
        </w:numPr>
      </w:pPr>
      <w:r>
        <w:t xml:space="preserve">SB </w:t>
      </w:r>
      <w:proofErr w:type="spellStart"/>
      <w:r>
        <w:t>Nyambi</w:t>
      </w:r>
      <w:proofErr w:type="spellEnd"/>
      <w:r>
        <w:t xml:space="preserve"> (Lab Manager)</w:t>
      </w:r>
    </w:p>
    <w:p w14:paraId="3B8BBE7C" w14:textId="321E1951" w:rsidR="00A21686" w:rsidRDefault="00A21686" w:rsidP="00EF5EF5">
      <w:pPr>
        <w:pStyle w:val="ListParagraph"/>
        <w:numPr>
          <w:ilvl w:val="0"/>
          <w:numId w:val="5"/>
        </w:numPr>
      </w:pPr>
      <w:r>
        <w:t>TMJ Maponya (Lab Supervisor)</w:t>
      </w:r>
    </w:p>
    <w:p w14:paraId="607C5BA2" w14:textId="56CD0841" w:rsidR="00A21686" w:rsidRPr="00A21686" w:rsidRDefault="00A21686" w:rsidP="00EF5EF5">
      <w:pPr>
        <w:pStyle w:val="ListParagraph"/>
        <w:numPr>
          <w:ilvl w:val="0"/>
          <w:numId w:val="5"/>
        </w:numPr>
      </w:pPr>
      <w:r>
        <w:t>K. Maleka (Lab analyst)</w:t>
      </w:r>
    </w:p>
    <w:p w14:paraId="17974652" w14:textId="72DF56E6" w:rsidR="00A21686" w:rsidRDefault="00A21686" w:rsidP="00A21686">
      <w:pPr>
        <w:rPr>
          <w:b/>
          <w:bCs/>
          <w:u w:val="single"/>
        </w:rPr>
      </w:pPr>
    </w:p>
    <w:p w14:paraId="337DA568" w14:textId="261F6F20" w:rsidR="00EF5EF5" w:rsidRDefault="00EF5EF5" w:rsidP="00A21686">
      <w:pPr>
        <w:rPr>
          <w:b/>
          <w:bCs/>
          <w:u w:val="single"/>
        </w:rPr>
      </w:pPr>
      <w:r>
        <w:rPr>
          <w:b/>
          <w:bCs/>
          <w:u w:val="single"/>
        </w:rPr>
        <w:t>Minutes (Key discussions)</w:t>
      </w:r>
    </w:p>
    <w:p w14:paraId="1B97E587" w14:textId="464C5CCE" w:rsidR="00E10B7D" w:rsidRPr="00EF5EF5" w:rsidRDefault="005E4546" w:rsidP="00EF5EF5">
      <w:pPr>
        <w:rPr>
          <w:b/>
          <w:bCs/>
          <w:u w:val="single"/>
        </w:rPr>
      </w:pPr>
      <w:r w:rsidRPr="00EF5EF5">
        <w:rPr>
          <w:b/>
          <w:bCs/>
          <w:u w:val="single"/>
        </w:rPr>
        <w:t>Status of Actions from Previous Management Review</w:t>
      </w:r>
    </w:p>
    <w:p w14:paraId="2D4D1DF2" w14:textId="77777777" w:rsidR="00E10B7D" w:rsidRDefault="005E4546" w:rsidP="00A21686">
      <w:r>
        <w:t>The following action items from the previous meeting were reviewed:</w:t>
      </w:r>
    </w:p>
    <w:p w14:paraId="44B7D53B" w14:textId="77777777" w:rsidR="00EF5EF5" w:rsidRDefault="005E4546" w:rsidP="00A21686">
      <w:pPr>
        <w:pStyle w:val="ListParagraph"/>
        <w:numPr>
          <w:ilvl w:val="0"/>
          <w:numId w:val="2"/>
        </w:numPr>
      </w:pPr>
      <w:r>
        <w:t>Item 1</w:t>
      </w:r>
    </w:p>
    <w:p w14:paraId="691BCD98" w14:textId="3E721102" w:rsidR="00E10B7D" w:rsidRDefault="005E4546" w:rsidP="00EF5EF5">
      <w:pPr>
        <w:pStyle w:val="ListParagraph"/>
        <w:numPr>
          <w:ilvl w:val="1"/>
          <w:numId w:val="2"/>
        </w:numPr>
      </w:pPr>
      <w:r>
        <w:t>Water drainage: Short-term solution of draining into a bucket remains in place. Long-term solution (purchasing appropriate equipment) remains open</w:t>
      </w:r>
      <w:ins w:id="0" w:author="Nonhlanhla Msibi" w:date="2026-05-26T11:28:00Z" w16du:dateUtc="2026-05-26T09:28:00Z">
        <w:r w:rsidR="008B24DA">
          <w:t xml:space="preserve"> until </w:t>
        </w:r>
      </w:ins>
      <w:ins w:id="1" w:author="Nonhlanhla Msibi" w:date="2026-05-26T11:29:00Z" w16du:dateUtc="2026-05-26T09:29:00Z">
        <w:r w:rsidR="008B24DA">
          <w:t>Mar 2027</w:t>
        </w:r>
      </w:ins>
      <w:del w:id="2" w:author="Nonhlanhla Msibi" w:date="2026-05-26T11:28:00Z" w16du:dateUtc="2026-05-26T09:28:00Z">
        <w:r w:rsidDel="008B24DA">
          <w:delText>.</w:delText>
        </w:r>
      </w:del>
    </w:p>
    <w:p w14:paraId="2CC2F7D3" w14:textId="77777777" w:rsidR="00EF5EF5" w:rsidRDefault="00EF5EF5" w:rsidP="00EF5EF5">
      <w:pPr>
        <w:pStyle w:val="ListParagraph"/>
        <w:ind w:left="720"/>
      </w:pPr>
    </w:p>
    <w:p w14:paraId="0533784A" w14:textId="77777777" w:rsidR="00EF5EF5" w:rsidRDefault="005E4546" w:rsidP="00A21686">
      <w:pPr>
        <w:pStyle w:val="ListParagraph"/>
        <w:numPr>
          <w:ilvl w:val="0"/>
          <w:numId w:val="2"/>
        </w:numPr>
      </w:pPr>
      <w:r>
        <w:t>Item 2</w:t>
      </w:r>
    </w:p>
    <w:p w14:paraId="6AAB2CF1" w14:textId="633D2595" w:rsidR="00E10B7D" w:rsidRDefault="00EF5EF5" w:rsidP="00EF5EF5">
      <w:pPr>
        <w:pStyle w:val="ListParagraph"/>
        <w:numPr>
          <w:ilvl w:val="1"/>
          <w:numId w:val="2"/>
        </w:numPr>
      </w:pPr>
      <w:r>
        <w:t>Personnel are required to check respirator filters condition and report if not in good condition. Partially addressed and ongoing</w:t>
      </w:r>
      <w:ins w:id="3" w:author="Nonhlanhla Msibi" w:date="2026-05-26T11:29:00Z" w16du:dateUtc="2026-05-26T09:29:00Z">
        <w:r w:rsidR="008B24DA">
          <w:t xml:space="preserve"> assessment of personnel</w:t>
        </w:r>
      </w:ins>
      <w:r>
        <w:t xml:space="preserve">. </w:t>
      </w:r>
    </w:p>
    <w:p w14:paraId="6F0B2289" w14:textId="77777777" w:rsidR="00EF5EF5" w:rsidRDefault="00EF5EF5" w:rsidP="00EF5EF5"/>
    <w:p w14:paraId="6FAC9397" w14:textId="77777777" w:rsidR="00EF5EF5" w:rsidRDefault="005E4546" w:rsidP="00A21686">
      <w:pPr>
        <w:pStyle w:val="ListParagraph"/>
        <w:numPr>
          <w:ilvl w:val="0"/>
          <w:numId w:val="2"/>
        </w:numPr>
      </w:pPr>
      <w:r>
        <w:t>Item 3</w:t>
      </w:r>
    </w:p>
    <w:p w14:paraId="43E7F989" w14:textId="6E13262E" w:rsidR="00E10B7D" w:rsidRDefault="005E4546" w:rsidP="00EF5EF5">
      <w:pPr>
        <w:pStyle w:val="ListParagraph"/>
        <w:numPr>
          <w:ilvl w:val="1"/>
          <w:numId w:val="2"/>
        </w:numPr>
      </w:pPr>
      <w:r>
        <w:t>New gloves: Due date 21/05/2026.</w:t>
      </w:r>
    </w:p>
    <w:p w14:paraId="058C2193" w14:textId="77777777" w:rsidR="00EF5EF5" w:rsidRDefault="00EF5EF5" w:rsidP="00EF5EF5"/>
    <w:p w14:paraId="6BA15864" w14:textId="77777777" w:rsidR="00EF5EF5" w:rsidRDefault="005E4546" w:rsidP="00A21686">
      <w:pPr>
        <w:pStyle w:val="ListParagraph"/>
        <w:numPr>
          <w:ilvl w:val="0"/>
          <w:numId w:val="2"/>
        </w:numPr>
      </w:pPr>
      <w:r>
        <w:t>Item 4</w:t>
      </w:r>
    </w:p>
    <w:p w14:paraId="7DDE9ADE" w14:textId="77777777" w:rsidR="00EF5EF5" w:rsidRDefault="005E4546" w:rsidP="00EF5EF5">
      <w:pPr>
        <w:pStyle w:val="ListParagraph"/>
        <w:numPr>
          <w:ilvl w:val="1"/>
          <w:numId w:val="2"/>
        </w:numPr>
      </w:pPr>
      <w:r>
        <w:t>Internal PPE procurement (main lab): Onboard = 2 PPE; yearly = 1 PPE</w:t>
      </w:r>
      <w:r w:rsidR="00EF5EF5">
        <w:t xml:space="preserve">. </w:t>
      </w:r>
    </w:p>
    <w:p w14:paraId="0B96D6C8" w14:textId="77777777" w:rsidR="00EF5EF5" w:rsidRDefault="005E4546" w:rsidP="00EF5EF5">
      <w:pPr>
        <w:pStyle w:val="ListParagraph"/>
        <w:numPr>
          <w:ilvl w:val="1"/>
          <w:numId w:val="2"/>
        </w:numPr>
      </w:pPr>
      <w:r>
        <w:t>Onsite lab: Onboard = 2 PPE; yearly = 1 PPE</w:t>
      </w:r>
    </w:p>
    <w:p w14:paraId="7E9C3137" w14:textId="77777777" w:rsidR="00EF5EF5" w:rsidRDefault="00EF5EF5" w:rsidP="00EF5EF5">
      <w:pPr>
        <w:pStyle w:val="ListParagraph"/>
        <w:numPr>
          <w:ilvl w:val="1"/>
          <w:numId w:val="2"/>
        </w:numPr>
      </w:pPr>
      <w:r>
        <w:t>Build PPE stock inventory – for onsite lab.</w:t>
      </w:r>
    </w:p>
    <w:p w14:paraId="5F75EB57" w14:textId="5AE0A656" w:rsidR="00EF5EF5" w:rsidRDefault="005E4546" w:rsidP="00EF5EF5">
      <w:pPr>
        <w:pStyle w:val="ListParagraph"/>
        <w:numPr>
          <w:ilvl w:val="1"/>
          <w:numId w:val="2"/>
        </w:numPr>
      </w:pPr>
      <w:r>
        <w:t>PPE define – wait for mine</w:t>
      </w:r>
      <w:ins w:id="4" w:author="Nonhlanhla Msibi" w:date="2026-05-26T11:30:00Z" w16du:dateUtc="2026-05-26T09:30:00Z">
        <w:r w:rsidR="008B24DA">
          <w:t xml:space="preserve"> (Vryheid)</w:t>
        </w:r>
      </w:ins>
      <w:r>
        <w:t xml:space="preserve"> requirement. </w:t>
      </w:r>
    </w:p>
    <w:p w14:paraId="22A4FD14" w14:textId="77777777" w:rsidR="00EF5EF5" w:rsidRDefault="005E4546" w:rsidP="00EF5EF5">
      <w:pPr>
        <w:pStyle w:val="ListParagraph"/>
        <w:numPr>
          <w:ilvl w:val="1"/>
          <w:numId w:val="2"/>
        </w:numPr>
      </w:pPr>
      <w:r>
        <w:t xml:space="preserve">Decision: Wait until mine starts up, then buy PPE for both main and onsite lab. 2 standard PPE &amp; 1 Freezer Jacket. </w:t>
      </w:r>
    </w:p>
    <w:p w14:paraId="355CCA65" w14:textId="75670CD7" w:rsidR="00E10B7D" w:rsidRDefault="005E4546" w:rsidP="00EF5EF5">
      <w:pPr>
        <w:pStyle w:val="ListParagraph"/>
        <w:numPr>
          <w:ilvl w:val="1"/>
          <w:numId w:val="2"/>
        </w:numPr>
        <w:rPr>
          <w:ins w:id="5" w:author="Nonhlanhla Msibi" w:date="2026-05-26T11:31:00Z" w16du:dateUtc="2026-05-26T09:31:00Z"/>
        </w:rPr>
      </w:pPr>
      <w:r>
        <w:t>Also obtain safety pack from mine.</w:t>
      </w:r>
      <w:ins w:id="6" w:author="Nonhlanhla Msibi" w:date="2026-05-26T11:31:00Z" w16du:dateUtc="2026-05-26T09:31:00Z">
        <w:r w:rsidR="008B24DA">
          <w:t xml:space="preserve"> </w:t>
        </w:r>
      </w:ins>
    </w:p>
    <w:p w14:paraId="6EB8161D" w14:textId="3AB39397" w:rsidR="008B24DA" w:rsidRDefault="008B24DA" w:rsidP="00EF5EF5">
      <w:pPr>
        <w:pStyle w:val="ListParagraph"/>
        <w:numPr>
          <w:ilvl w:val="1"/>
          <w:numId w:val="2"/>
        </w:numPr>
      </w:pPr>
      <w:ins w:id="7" w:author="Nonhlanhla Msibi" w:date="2026-05-26T11:31:00Z" w16du:dateUtc="2026-05-26T09:31:00Z">
        <w:r>
          <w:t xml:space="preserve">NB: Due date: pending until </w:t>
        </w:r>
      </w:ins>
      <w:ins w:id="8" w:author="Nonhlanhla Msibi" w:date="2026-05-26T11:32:00Z" w16du:dateUtc="2026-05-26T09:32:00Z">
        <w:r>
          <w:t>conclusion of contract with Vryheid mine.</w:t>
        </w:r>
      </w:ins>
    </w:p>
    <w:p w14:paraId="2081272E" w14:textId="77777777" w:rsidR="00EF5EF5" w:rsidRDefault="00EF5EF5" w:rsidP="00EF5EF5"/>
    <w:p w14:paraId="653DFB26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5</w:t>
      </w:r>
    </w:p>
    <w:p w14:paraId="70D64532" w14:textId="6CBB705A" w:rsidR="00DE0053" w:rsidRDefault="008B24DA" w:rsidP="00DE0053">
      <w:pPr>
        <w:pStyle w:val="ListParagraph"/>
        <w:numPr>
          <w:ilvl w:val="1"/>
          <w:numId w:val="2"/>
        </w:numPr>
      </w:pPr>
      <w:ins w:id="9" w:author="Nonhlanhla Msibi" w:date="2026-05-26T11:32:00Z" w16du:dateUtc="2026-05-26T09:32:00Z">
        <w:r>
          <w:t xml:space="preserve">Stability monitoring </w:t>
        </w:r>
      </w:ins>
      <w:del w:id="10" w:author="Nonhlanhla Msibi" w:date="2026-05-26T11:32:00Z" w16du:dateUtc="2026-05-26T09:32:00Z">
        <w:r w:rsidR="005E4546" w:rsidDel="008B24DA">
          <w:delText>R</w:delText>
        </w:r>
      </w:del>
      <w:ins w:id="11" w:author="Nonhlanhla Msibi" w:date="2026-05-26T11:32:00Z" w16du:dateUtc="2026-05-26T09:32:00Z">
        <w:r>
          <w:t>r</w:t>
        </w:r>
      </w:ins>
      <w:r w:rsidR="005E4546">
        <w:t>eporting frequency: Bimonthly for CV</w:t>
      </w:r>
      <w:r w:rsidR="00DE0053">
        <w:t xml:space="preserve"> and Vol</w:t>
      </w:r>
      <w:r w:rsidR="005E4546">
        <w:t xml:space="preserve"> and monthly for IM</w:t>
      </w:r>
      <w:r w:rsidR="00DE0053">
        <w:t xml:space="preserve">. </w:t>
      </w:r>
    </w:p>
    <w:p w14:paraId="5A137889" w14:textId="77777777" w:rsidR="00DE0053" w:rsidRDefault="00DE0053" w:rsidP="00DE0053"/>
    <w:p w14:paraId="6F035970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6</w:t>
      </w:r>
    </w:p>
    <w:p w14:paraId="697C8BC8" w14:textId="77777777" w:rsidR="00DE0053" w:rsidRDefault="005E4546" w:rsidP="00DE0053">
      <w:pPr>
        <w:pStyle w:val="ListParagraph"/>
        <w:numPr>
          <w:ilvl w:val="1"/>
          <w:numId w:val="2"/>
        </w:numPr>
      </w:pPr>
      <w:r>
        <w:t>Crucibles: Issue resolved</w:t>
      </w:r>
      <w:r w:rsidR="00DE0053">
        <w:t>. S</w:t>
      </w:r>
      <w:r>
        <w:t>pares</w:t>
      </w:r>
      <w:r w:rsidR="00DE0053">
        <w:t xml:space="preserve"> were brought</w:t>
      </w:r>
      <w:r>
        <w:t xml:space="preserve">. </w:t>
      </w:r>
    </w:p>
    <w:p w14:paraId="39B8CD2E" w14:textId="6E8B1A4A" w:rsidR="00E10B7D" w:rsidRDefault="005E4546" w:rsidP="00DE0053">
      <w:pPr>
        <w:pStyle w:val="ListParagraph"/>
        <w:numPr>
          <w:ilvl w:val="1"/>
          <w:numId w:val="2"/>
        </w:numPr>
        <w:rPr>
          <w:ins w:id="12" w:author="Nonhlanhla Msibi" w:date="2026-05-26T11:33:00Z" w16du:dateUtc="2026-05-26T09:33:00Z"/>
        </w:rPr>
      </w:pPr>
      <w:r>
        <w:t>Request for crucible tray: two months from today.</w:t>
      </w:r>
    </w:p>
    <w:p w14:paraId="09D95239" w14:textId="14FF73DC" w:rsidR="008B24DA" w:rsidRDefault="008B24DA" w:rsidP="008B24DA">
      <w:pPr>
        <w:pStyle w:val="ListParagraph"/>
        <w:numPr>
          <w:ilvl w:val="1"/>
          <w:numId w:val="2"/>
        </w:numPr>
        <w:rPr>
          <w:moveTo w:id="13" w:author="Nonhlanhla Msibi" w:date="2026-05-26T11:33:00Z" w16du:dateUtc="2026-05-26T09:33:00Z"/>
        </w:rPr>
      </w:pPr>
      <w:ins w:id="14" w:author="Nonhlanhla Msibi" w:date="2026-05-26T11:33:00Z" w16du:dateUtc="2026-05-26T09:33:00Z">
        <w:r>
          <w:t>Spares requirements</w:t>
        </w:r>
      </w:ins>
      <w:ins w:id="15" w:author="Nonhlanhla Msibi" w:date="2026-05-26T11:34:00Z" w16du:dateUtc="2026-05-26T09:34:00Z">
        <w:r>
          <w:t xml:space="preserve"> </w:t>
        </w:r>
      </w:ins>
      <w:moveToRangeStart w:id="16" w:author="Nonhlanhla Msibi" w:date="2026-05-26T11:33:00Z" w:name="move230687632"/>
      <w:moveTo w:id="17" w:author="Nonhlanhla Msibi" w:date="2026-05-26T11:33:00Z" w16du:dateUtc="2026-05-26T09:33:00Z">
        <w:r>
          <w:t>Ongoing - To be monitored.</w:t>
        </w:r>
      </w:moveTo>
    </w:p>
    <w:moveToRangeEnd w:id="16"/>
    <w:p w14:paraId="77F3EE90" w14:textId="77777777" w:rsidR="008B24DA" w:rsidRDefault="008B24DA" w:rsidP="00DE0053">
      <w:pPr>
        <w:pStyle w:val="ListParagraph"/>
        <w:numPr>
          <w:ilvl w:val="1"/>
          <w:numId w:val="2"/>
        </w:numPr>
      </w:pPr>
    </w:p>
    <w:p w14:paraId="51253115" w14:textId="77777777" w:rsidR="00DE0053" w:rsidRDefault="00DE0053" w:rsidP="00DE0053"/>
    <w:p w14:paraId="514046F6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7</w:t>
      </w:r>
    </w:p>
    <w:p w14:paraId="1CBE23C1" w14:textId="0725654A" w:rsidR="00DE0053" w:rsidDel="008B24DA" w:rsidRDefault="00DE0053" w:rsidP="00DE0053">
      <w:pPr>
        <w:pStyle w:val="ListParagraph"/>
        <w:numPr>
          <w:ilvl w:val="1"/>
          <w:numId w:val="2"/>
        </w:numPr>
        <w:rPr>
          <w:moveFrom w:id="18" w:author="Nonhlanhla Msibi" w:date="2026-05-26T11:33:00Z" w16du:dateUtc="2026-05-26T09:33:00Z"/>
        </w:rPr>
      </w:pPr>
      <w:moveFromRangeStart w:id="19" w:author="Nonhlanhla Msibi" w:date="2026-05-26T11:33:00Z" w:name="move230687632"/>
      <w:moveFrom w:id="20" w:author="Nonhlanhla Msibi" w:date="2026-05-26T11:33:00Z" w16du:dateUtc="2026-05-26T09:33:00Z">
        <w:r w:rsidDel="008B24DA">
          <w:t>Ongoing - To be monitored.</w:t>
        </w:r>
      </w:moveFrom>
    </w:p>
    <w:moveFromRangeEnd w:id="19"/>
    <w:p w14:paraId="7537310A" w14:textId="0DAF8DB1" w:rsidR="00DE0053" w:rsidRDefault="00DE0053" w:rsidP="00DE0053">
      <w:pPr>
        <w:pStyle w:val="ListParagraph"/>
        <w:numPr>
          <w:ilvl w:val="1"/>
          <w:numId w:val="2"/>
        </w:numPr>
      </w:pPr>
      <w:r>
        <w:t>Lab supervisor suggested adding onto submission form that late submission (later than 25th of every month) will result in the forfeiting of money paid and no participation for that month.</w:t>
      </w:r>
      <w:ins w:id="21" w:author="Nonhlanhla Msibi" w:date="2026-05-26T11:35:00Z" w16du:dateUtc="2026-05-26T09:35:00Z">
        <w:r w:rsidR="008B24DA">
          <w:t xml:space="preserve"> Due date: 30 June 2026</w:t>
        </w:r>
      </w:ins>
    </w:p>
    <w:p w14:paraId="6B85CE3B" w14:textId="77777777" w:rsidR="00DE0053" w:rsidRDefault="00DE0053" w:rsidP="00DE0053"/>
    <w:p w14:paraId="2694A513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8</w:t>
      </w:r>
    </w:p>
    <w:p w14:paraId="148F26EA" w14:textId="5045F353" w:rsidR="00E10B7D" w:rsidRDefault="005E4546" w:rsidP="00DE0053">
      <w:pPr>
        <w:pStyle w:val="ListParagraph"/>
        <w:numPr>
          <w:ilvl w:val="1"/>
          <w:numId w:val="2"/>
        </w:numPr>
      </w:pPr>
      <w:r>
        <w:t>Closed: Effective.</w:t>
      </w:r>
    </w:p>
    <w:p w14:paraId="64BEC500" w14:textId="77777777" w:rsidR="00DE0053" w:rsidRDefault="00DE0053" w:rsidP="00DE0053">
      <w:pPr>
        <w:pStyle w:val="ListParagraph"/>
        <w:ind w:left="1080"/>
      </w:pPr>
    </w:p>
    <w:p w14:paraId="1E477BA3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9</w:t>
      </w:r>
    </w:p>
    <w:p w14:paraId="5AED08F3" w14:textId="77777777" w:rsidR="00DE0053" w:rsidRDefault="00DE0053" w:rsidP="00DE0053">
      <w:pPr>
        <w:pStyle w:val="ListParagraph"/>
        <w:numPr>
          <w:ilvl w:val="1"/>
          <w:numId w:val="2"/>
        </w:numPr>
      </w:pPr>
      <w:r>
        <w:t>Closed: Effective.</w:t>
      </w:r>
    </w:p>
    <w:p w14:paraId="52D499AD" w14:textId="25048258" w:rsidR="00E10B7D" w:rsidRDefault="00E10B7D" w:rsidP="00DE0053"/>
    <w:p w14:paraId="24F8837C" w14:textId="740385FF" w:rsidR="00DE0053" w:rsidRDefault="005E4546" w:rsidP="00DE0053">
      <w:pPr>
        <w:pStyle w:val="ListParagraph"/>
        <w:numPr>
          <w:ilvl w:val="0"/>
          <w:numId w:val="2"/>
        </w:numPr>
      </w:pPr>
      <w:r>
        <w:t xml:space="preserve">Item 10 </w:t>
      </w:r>
    </w:p>
    <w:p w14:paraId="28288CE2" w14:textId="77777777" w:rsidR="00DE0053" w:rsidRDefault="005E4546" w:rsidP="00DE0053">
      <w:pPr>
        <w:pStyle w:val="ListParagraph"/>
        <w:numPr>
          <w:ilvl w:val="1"/>
          <w:numId w:val="2"/>
        </w:numPr>
      </w:pPr>
      <w:r>
        <w:t>Discussed that disciplinary procedure is to be drafted</w:t>
      </w:r>
      <w:r w:rsidR="00DE0053">
        <w:t xml:space="preserve"> by n</w:t>
      </w:r>
      <w:r>
        <w:t>ext week Friday (29 May 2026)</w:t>
      </w:r>
      <w:r w:rsidR="00DE0053">
        <w:t>.</w:t>
      </w:r>
      <w:r>
        <w:t xml:space="preserve"> </w:t>
      </w:r>
    </w:p>
    <w:p w14:paraId="41186FCE" w14:textId="22DBEC1B" w:rsidR="00E10B7D" w:rsidRDefault="00DE0053" w:rsidP="00DE0053">
      <w:pPr>
        <w:pStyle w:val="ListParagraph"/>
        <w:numPr>
          <w:ilvl w:val="1"/>
          <w:numId w:val="2"/>
        </w:numPr>
      </w:pPr>
      <w:r>
        <w:t>After internal review, an external review is required.</w:t>
      </w:r>
    </w:p>
    <w:p w14:paraId="57F27E9E" w14:textId="77777777" w:rsidR="00DE0053" w:rsidRDefault="00DE0053" w:rsidP="00DE0053"/>
    <w:p w14:paraId="7E11C78C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11</w:t>
      </w:r>
    </w:p>
    <w:p w14:paraId="61860DD9" w14:textId="4FA1A6BF" w:rsidR="00E10B7D" w:rsidRDefault="005E4546" w:rsidP="00DE0053">
      <w:pPr>
        <w:pStyle w:val="ListParagraph"/>
        <w:numPr>
          <w:ilvl w:val="1"/>
          <w:numId w:val="2"/>
        </w:numPr>
      </w:pPr>
      <w:r>
        <w:t>Addressed and effective.</w:t>
      </w:r>
    </w:p>
    <w:p w14:paraId="57F7CBDB" w14:textId="77777777" w:rsidR="00DE0053" w:rsidRDefault="00DE0053" w:rsidP="00DE0053">
      <w:pPr>
        <w:pStyle w:val="ListParagraph"/>
        <w:ind w:left="1080"/>
      </w:pPr>
    </w:p>
    <w:p w14:paraId="042A90D8" w14:textId="77777777" w:rsidR="00DE0053" w:rsidRDefault="005E4546" w:rsidP="00A21686">
      <w:pPr>
        <w:pStyle w:val="ListParagraph"/>
        <w:numPr>
          <w:ilvl w:val="0"/>
          <w:numId w:val="2"/>
        </w:numPr>
      </w:pPr>
      <w:r>
        <w:t>Item 12</w:t>
      </w:r>
    </w:p>
    <w:p w14:paraId="7117DE8E" w14:textId="77777777" w:rsidR="006E0A17" w:rsidRDefault="005E4546" w:rsidP="00DE0053">
      <w:pPr>
        <w:pStyle w:val="ListParagraph"/>
        <w:numPr>
          <w:ilvl w:val="1"/>
          <w:numId w:val="2"/>
        </w:numPr>
      </w:pPr>
      <w:r>
        <w:t>Closed and addressed</w:t>
      </w:r>
      <w:r w:rsidR="006E0A17">
        <w:t>.</w:t>
      </w:r>
    </w:p>
    <w:p w14:paraId="6ECE19C4" w14:textId="3DB7AFC0" w:rsidR="00E10B7D" w:rsidRDefault="00E10B7D" w:rsidP="006E0A17"/>
    <w:p w14:paraId="16F2937C" w14:textId="77777777" w:rsidR="006E0A17" w:rsidRDefault="005E4546" w:rsidP="00A21686">
      <w:pPr>
        <w:pStyle w:val="ListParagraph"/>
        <w:numPr>
          <w:ilvl w:val="0"/>
          <w:numId w:val="2"/>
        </w:numPr>
      </w:pPr>
      <w:r>
        <w:t>Item 13</w:t>
      </w:r>
    </w:p>
    <w:p w14:paraId="5D109688" w14:textId="77777777" w:rsidR="006E0A17" w:rsidRDefault="005E4546" w:rsidP="006E0A17">
      <w:pPr>
        <w:pStyle w:val="ListParagraph"/>
        <w:numPr>
          <w:ilvl w:val="1"/>
          <w:numId w:val="2"/>
        </w:numPr>
      </w:pPr>
      <w:r>
        <w:t>Currently 30 open NCs</w:t>
      </w:r>
    </w:p>
    <w:p w14:paraId="73BF6F88" w14:textId="21FC2E67" w:rsidR="00E10B7D" w:rsidRDefault="006E0A17" w:rsidP="006E0A17">
      <w:pPr>
        <w:pStyle w:val="ListParagraph"/>
        <w:numPr>
          <w:ilvl w:val="1"/>
          <w:numId w:val="2"/>
        </w:numPr>
      </w:pPr>
      <w:r>
        <w:t>Update NC register by the 2</w:t>
      </w:r>
      <w:ins w:id="22" w:author="Nonhlanhla Msibi" w:date="2026-05-26T11:36:00Z" w16du:dateUtc="2026-05-26T09:36:00Z">
        <w:r w:rsidR="008B24DA">
          <w:t>9</w:t>
        </w:r>
      </w:ins>
      <w:del w:id="23" w:author="Nonhlanhla Msibi" w:date="2026-05-26T11:36:00Z" w16du:dateUtc="2026-05-26T09:36:00Z">
        <w:r w:rsidDel="008B24DA">
          <w:delText>5</w:delText>
        </w:r>
      </w:del>
      <w:r>
        <w:t xml:space="preserve"> May 2026.</w:t>
      </w:r>
    </w:p>
    <w:p w14:paraId="53F61AF7" w14:textId="77777777" w:rsidR="006E0A17" w:rsidRDefault="006E0A17" w:rsidP="006E0A17"/>
    <w:p w14:paraId="5085181A" w14:textId="77777777" w:rsidR="006E0A17" w:rsidRDefault="005E4546" w:rsidP="00A21686">
      <w:pPr>
        <w:pStyle w:val="ListParagraph"/>
        <w:numPr>
          <w:ilvl w:val="0"/>
          <w:numId w:val="2"/>
        </w:numPr>
      </w:pPr>
      <w:r>
        <w:t xml:space="preserve">Item 14 </w:t>
      </w:r>
    </w:p>
    <w:p w14:paraId="1226B403" w14:textId="37CFF9F4" w:rsidR="00E10B7D" w:rsidRDefault="005E4546" w:rsidP="006E0A17">
      <w:pPr>
        <w:pStyle w:val="ListParagraph"/>
        <w:numPr>
          <w:ilvl w:val="1"/>
          <w:numId w:val="2"/>
        </w:numPr>
      </w:pPr>
      <w:r>
        <w:t xml:space="preserve">To be discussed under Point 13 on </w:t>
      </w:r>
      <w:proofErr w:type="spellStart"/>
      <w:ins w:id="24" w:author="Nonhlanhla Msibi" w:date="2026-05-26T11:41:00Z" w16du:dateUtc="2026-05-26T09:41:00Z">
        <w:r w:rsidR="007529BD">
          <w:t>new</w:t>
        </w:r>
      </w:ins>
      <w:del w:id="25" w:author="Nonhlanhla Msibi" w:date="2026-05-26T11:41:00Z" w16du:dateUtc="2026-05-26T09:41:00Z">
        <w:r w:rsidDel="007529BD">
          <w:delText xml:space="preserve">the </w:delText>
        </w:r>
      </w:del>
      <w:r>
        <w:t>agenda</w:t>
      </w:r>
      <w:proofErr w:type="spellEnd"/>
      <w:r>
        <w:t>.</w:t>
      </w:r>
    </w:p>
    <w:p w14:paraId="4EF5C63E" w14:textId="77777777" w:rsidR="006E0A17" w:rsidRDefault="006E0A17" w:rsidP="006E0A17">
      <w:pPr>
        <w:pStyle w:val="ListParagraph"/>
        <w:ind w:left="1080"/>
      </w:pPr>
    </w:p>
    <w:p w14:paraId="7E74738F" w14:textId="77777777" w:rsidR="006E0A17" w:rsidRDefault="005E4546" w:rsidP="00A21686">
      <w:pPr>
        <w:pStyle w:val="ListParagraph"/>
        <w:numPr>
          <w:ilvl w:val="0"/>
          <w:numId w:val="2"/>
        </w:numPr>
      </w:pPr>
      <w:r>
        <w:t>Item 15</w:t>
      </w:r>
    </w:p>
    <w:p w14:paraId="71D49773" w14:textId="717DB422" w:rsidR="00E10B7D" w:rsidRDefault="005E4546" w:rsidP="006E0A17">
      <w:pPr>
        <w:pStyle w:val="ListParagraph"/>
        <w:numPr>
          <w:ilvl w:val="1"/>
          <w:numId w:val="2"/>
        </w:numPr>
      </w:pPr>
      <w:r>
        <w:t>Addressed.</w:t>
      </w:r>
    </w:p>
    <w:p w14:paraId="22326B6F" w14:textId="77777777" w:rsidR="006E0A17" w:rsidRDefault="006E0A17" w:rsidP="006E0A17">
      <w:pPr>
        <w:ind w:left="720"/>
      </w:pPr>
    </w:p>
    <w:p w14:paraId="6D5EE80E" w14:textId="77777777" w:rsidR="006E0A17" w:rsidRDefault="005E4546" w:rsidP="00A21686">
      <w:pPr>
        <w:pStyle w:val="ListParagraph"/>
        <w:numPr>
          <w:ilvl w:val="0"/>
          <w:numId w:val="2"/>
        </w:numPr>
      </w:pPr>
      <w:r>
        <w:t>Item 16</w:t>
      </w:r>
    </w:p>
    <w:p w14:paraId="03C3181C" w14:textId="51DA8C21" w:rsidR="00E10B7D" w:rsidRDefault="007529BD" w:rsidP="006E0A17">
      <w:pPr>
        <w:pStyle w:val="ListParagraph"/>
        <w:numPr>
          <w:ilvl w:val="1"/>
          <w:numId w:val="2"/>
        </w:numPr>
      </w:pPr>
      <w:ins w:id="26" w:author="Nonhlanhla Msibi" w:date="2026-05-26T11:42:00Z" w16du:dateUtc="2026-05-26T09:42:00Z">
        <w:r>
          <w:t xml:space="preserve">Risk register review </w:t>
        </w:r>
      </w:ins>
      <w:del w:id="27" w:author="Nonhlanhla Msibi" w:date="2026-05-26T11:42:00Z" w16du:dateUtc="2026-05-26T09:42:00Z">
        <w:r w:rsidR="005E4546" w:rsidDel="007529BD">
          <w:delText>O</w:delText>
        </w:r>
      </w:del>
      <w:ins w:id="28" w:author="Nonhlanhla Msibi" w:date="2026-05-26T11:42:00Z" w16du:dateUtc="2026-05-26T09:42:00Z">
        <w:r>
          <w:t>o</w:t>
        </w:r>
      </w:ins>
      <w:r w:rsidR="005E4546">
        <w:t>pen</w:t>
      </w:r>
      <w:ins w:id="29" w:author="Nonhlanhla Msibi" w:date="2026-05-26T11:41:00Z" w16du:dateUtc="2026-05-26T09:41:00Z">
        <w:r>
          <w:t xml:space="preserve"> until </w:t>
        </w:r>
      </w:ins>
      <w:ins w:id="30" w:author="Nonhlanhla Msibi" w:date="2026-05-26T11:42:00Z" w16du:dateUtc="2026-05-26T09:42:00Z">
        <w:r>
          <w:t>29 May 2029 (</w:t>
        </w:r>
      </w:ins>
    </w:p>
    <w:p w14:paraId="6E808B10" w14:textId="77777777" w:rsidR="00E10B7D" w:rsidRDefault="00E10B7D" w:rsidP="00A21686"/>
    <w:p w14:paraId="5BC989D7" w14:textId="6B9E460A" w:rsidR="007529BD" w:rsidRDefault="007529BD" w:rsidP="006E0A17">
      <w:pPr>
        <w:rPr>
          <w:ins w:id="31" w:author="Nonhlanhla Msibi" w:date="2026-05-26T11:40:00Z" w16du:dateUtc="2026-05-26T09:40:00Z"/>
          <w:b/>
          <w:bCs/>
          <w:u w:val="single"/>
        </w:rPr>
      </w:pPr>
      <w:ins w:id="32" w:author="Nonhlanhla Msibi" w:date="2026-05-26T11:40:00Z" w16du:dateUtc="2026-05-26T09:40:00Z">
        <w:r>
          <w:rPr>
            <w:b/>
            <w:bCs/>
            <w:u w:val="single"/>
          </w:rPr>
          <w:t>New Agenda discussion</w:t>
        </w:r>
      </w:ins>
    </w:p>
    <w:p w14:paraId="305AEE36" w14:textId="77777777" w:rsidR="007529BD" w:rsidRDefault="007529BD" w:rsidP="006E0A17">
      <w:pPr>
        <w:rPr>
          <w:ins w:id="33" w:author="Nonhlanhla Msibi" w:date="2026-05-26T11:40:00Z" w16du:dateUtc="2026-05-26T09:40:00Z"/>
          <w:b/>
          <w:bCs/>
          <w:u w:val="single"/>
        </w:rPr>
      </w:pPr>
    </w:p>
    <w:p w14:paraId="5463DB0C" w14:textId="7766731C" w:rsidR="00E10B7D" w:rsidRPr="006E0A17" w:rsidRDefault="005E4546" w:rsidP="006E0A17">
      <w:pPr>
        <w:rPr>
          <w:b/>
          <w:bCs/>
          <w:u w:val="single"/>
        </w:rPr>
      </w:pPr>
      <w:r w:rsidRPr="006E0A17">
        <w:rPr>
          <w:b/>
          <w:bCs/>
          <w:u w:val="single"/>
        </w:rPr>
        <w:t xml:space="preserve">Changes in Internal and External </w:t>
      </w:r>
      <w:r w:rsidR="006E0A17">
        <w:rPr>
          <w:b/>
          <w:bCs/>
          <w:u w:val="single"/>
        </w:rPr>
        <w:t xml:space="preserve">issues relevant to the management system. </w:t>
      </w:r>
    </w:p>
    <w:p w14:paraId="40498227" w14:textId="3200E1F1" w:rsidR="006E0A17" w:rsidRDefault="005E4546" w:rsidP="006E0A17">
      <w:pPr>
        <w:pStyle w:val="ListParagraph"/>
        <w:numPr>
          <w:ilvl w:val="0"/>
          <w:numId w:val="7"/>
        </w:numPr>
      </w:pPr>
      <w:r>
        <w:t xml:space="preserve">Several changes were documented resulting from the recent SANAS </w:t>
      </w:r>
      <w:ins w:id="34" w:author="Nonhlanhla Msibi" w:date="2026-05-26T11:43:00Z" w16du:dateUtc="2026-05-26T09:43:00Z">
        <w:r w:rsidR="007529BD">
          <w:t>document review and site visit</w:t>
        </w:r>
      </w:ins>
      <w:del w:id="35" w:author="Nonhlanhla Msibi" w:date="2026-05-26T11:43:00Z" w16du:dateUtc="2026-05-26T09:43:00Z">
        <w:r w:rsidDel="007529BD">
          <w:delText>desk</w:delText>
        </w:r>
      </w:del>
      <w:r>
        <w:t xml:space="preserve"> audit</w:t>
      </w:r>
      <w:r w:rsidR="006E0A17">
        <w:t xml:space="preserve"> such as the </w:t>
      </w:r>
      <w:r>
        <w:t>Internal procedure and N</w:t>
      </w:r>
      <w:r w:rsidR="006E0A17">
        <w:t>on-</w:t>
      </w:r>
      <w:r>
        <w:t>C</w:t>
      </w:r>
      <w:r w:rsidR="006E0A17">
        <w:t xml:space="preserve">onforming </w:t>
      </w:r>
      <w:r>
        <w:t>W</w:t>
      </w:r>
      <w:r w:rsidR="006E0A17">
        <w:t xml:space="preserve">orks </w:t>
      </w:r>
    </w:p>
    <w:p w14:paraId="1F3EFD7E" w14:textId="5F76B1AB" w:rsidR="00E10B7D" w:rsidRDefault="006E0A17" w:rsidP="006E0A17">
      <w:pPr>
        <w:pStyle w:val="ListParagraph"/>
        <w:numPr>
          <w:ilvl w:val="0"/>
          <w:numId w:val="7"/>
        </w:numPr>
      </w:pPr>
      <w:r>
        <w:t xml:space="preserve">Extended scope of work </w:t>
      </w:r>
      <w:ins w:id="36" w:author="Nonhlanhla Msibi" w:date="2026-05-26T11:44:00Z" w16du:dateUtc="2026-05-26T09:44:00Z">
        <w:r w:rsidR="007529BD">
          <w:t>with</w:t>
        </w:r>
      </w:ins>
      <w:del w:id="37" w:author="Nonhlanhla Msibi" w:date="2026-05-26T11:44:00Z" w16du:dateUtc="2026-05-26T09:44:00Z">
        <w:r w:rsidDel="007529BD">
          <w:delText>to</w:delText>
        </w:r>
      </w:del>
      <w:r>
        <w:t xml:space="preserve"> PSD &amp; TM.</w:t>
      </w:r>
      <w:ins w:id="38" w:author="Nonhlanhla Msibi" w:date="2026-05-26T11:44:00Z" w16du:dateUtc="2026-05-26T09:44:00Z">
        <w:r w:rsidR="007529BD">
          <w:t xml:space="preserve"> TM was included in the accreditation scope.</w:t>
        </w:r>
      </w:ins>
    </w:p>
    <w:p w14:paraId="4E8F9F5E" w14:textId="72C048E8" w:rsidR="00E10B7D" w:rsidRDefault="005E4546" w:rsidP="006E0A17">
      <w:pPr>
        <w:pStyle w:val="ListParagraph"/>
        <w:numPr>
          <w:ilvl w:val="0"/>
          <w:numId w:val="7"/>
        </w:numPr>
      </w:pPr>
      <w:r>
        <w:t xml:space="preserve">Potential extension of work </w:t>
      </w:r>
      <w:r w:rsidR="006E0A17">
        <w:t>-</w:t>
      </w:r>
      <w:r>
        <w:t xml:space="preserve"> on-site lab</w:t>
      </w:r>
      <w:ins w:id="39" w:author="Nonhlanhla Msibi" w:date="2026-05-26T11:45:00Z" w16du:dateUtc="2026-05-26T09:45:00Z">
        <w:r w:rsidR="007529BD">
          <w:t xml:space="preserve"> (Vryheid mine)</w:t>
        </w:r>
      </w:ins>
      <w:r>
        <w:t>.</w:t>
      </w:r>
    </w:p>
    <w:p w14:paraId="76E1B5C2" w14:textId="213BB8A5" w:rsidR="00E10B7D" w:rsidRDefault="005E4546" w:rsidP="006E0A17">
      <w:pPr>
        <w:pStyle w:val="ListParagraph"/>
        <w:numPr>
          <w:ilvl w:val="0"/>
          <w:numId w:val="7"/>
        </w:numPr>
      </w:pPr>
      <w:r>
        <w:t>Review periodically</w:t>
      </w:r>
      <w:r w:rsidR="006E0A17">
        <w:t xml:space="preserve"> - </w:t>
      </w:r>
      <w:r>
        <w:t>Regulation of tax: EMP501</w:t>
      </w:r>
      <w:ins w:id="40" w:author="Nonhlanhla Msibi" w:date="2026-05-26T11:45:00Z" w16du:dateUtc="2026-05-26T09:45:00Z">
        <w:r w:rsidR="007529BD">
          <w:t xml:space="preserve"> due 31 May 2026</w:t>
        </w:r>
      </w:ins>
      <w:r>
        <w:t>; letter of good standing</w:t>
      </w:r>
      <w:r w:rsidR="006E0A17">
        <w:t xml:space="preserve"> and</w:t>
      </w:r>
      <w:r>
        <w:t xml:space="preserve"> BBBEE certificate</w:t>
      </w:r>
      <w:r w:rsidR="006E0A17">
        <w:t xml:space="preserve"> </w:t>
      </w:r>
      <w:ins w:id="41" w:author="Nonhlanhla Msibi" w:date="2026-05-26T11:46:00Z" w16du:dateUtc="2026-05-26T09:46:00Z">
        <w:r w:rsidR="007529BD">
          <w:t>were updated and in order. These should be updated May of every year.</w:t>
        </w:r>
      </w:ins>
      <w:del w:id="42" w:author="Nonhlanhla Msibi" w:date="2026-05-26T11:47:00Z" w16du:dateUtc="2026-05-26T09:47:00Z">
        <w:r w:rsidDel="00FA6555">
          <w:delText>– monitoring these at May month end</w:delText>
        </w:r>
        <w:r w:rsidR="00E11A0C" w:rsidDel="00FA6555">
          <w:delText xml:space="preserve">, </w:delText>
        </w:r>
        <w:r w:rsidDel="00FA6555">
          <w:delText xml:space="preserve">August &amp; February. If not provided, valid reason </w:delText>
        </w:r>
        <w:r w:rsidR="00E11A0C" w:rsidDel="00FA6555">
          <w:delText xml:space="preserve">is </w:delText>
        </w:r>
        <w:r w:rsidDel="00FA6555">
          <w:delText>required.</w:delText>
        </w:r>
      </w:del>
    </w:p>
    <w:p w14:paraId="51A9412E" w14:textId="7EF23D03" w:rsidR="00E11A0C" w:rsidRDefault="005E4546" w:rsidP="00A21686">
      <w:pPr>
        <w:pStyle w:val="ListParagraph"/>
        <w:numPr>
          <w:ilvl w:val="0"/>
          <w:numId w:val="7"/>
        </w:numPr>
      </w:pPr>
      <w:r>
        <w:t xml:space="preserve">Safety: </w:t>
      </w:r>
      <w:r w:rsidR="00E11A0C">
        <w:t xml:space="preserve">Expiration of </w:t>
      </w:r>
      <w:r>
        <w:t>medical</w:t>
      </w:r>
      <w:r w:rsidR="00E11A0C">
        <w:t>s</w:t>
      </w:r>
      <w:ins w:id="43" w:author="Nonhlanhla Msibi" w:date="2026-05-26T11:47:00Z" w16du:dateUtc="2026-05-26T09:47:00Z">
        <w:r w:rsidR="00FA6555">
          <w:t xml:space="preserve"> for </w:t>
        </w:r>
      </w:ins>
      <w:ins w:id="44" w:author="Nonhlanhla Msibi" w:date="2026-05-26T11:48:00Z" w16du:dateUtc="2026-05-26T09:48:00Z">
        <w:r w:rsidR="00FA6555">
          <w:t xml:space="preserve">N Msibi, S </w:t>
        </w:r>
        <w:proofErr w:type="spellStart"/>
        <w:r w:rsidR="00FA6555">
          <w:t>Nyambi</w:t>
        </w:r>
        <w:proofErr w:type="spellEnd"/>
        <w:r w:rsidR="00FA6555">
          <w:t xml:space="preserve"> and K Maleka, these are to be renewed immediately when executing the safely file for Vryheid mine</w:t>
        </w:r>
      </w:ins>
      <w:ins w:id="45" w:author="Nonhlanhla Msibi" w:date="2026-05-26T11:49:00Z" w16du:dateUtc="2026-05-26T09:49:00Z">
        <w:r w:rsidR="00FA6555">
          <w:t>. Due date July 2026</w:t>
        </w:r>
      </w:ins>
      <w:del w:id="46" w:author="Nonhlanhla Msibi" w:date="2026-05-26T11:47:00Z" w16du:dateUtc="2026-05-26T09:47:00Z">
        <w:r w:rsidDel="00FA6555">
          <w:delText>.</w:delText>
        </w:r>
      </w:del>
    </w:p>
    <w:p w14:paraId="3A1F2C8C" w14:textId="43132CC4" w:rsidR="00E10B7D" w:rsidRDefault="005E4546" w:rsidP="00E11A0C">
      <w:r>
        <w:t xml:space="preserve"> </w:t>
      </w:r>
    </w:p>
    <w:p w14:paraId="58FCD9EA" w14:textId="77777777" w:rsidR="00E10B7D" w:rsidRDefault="005E4546" w:rsidP="00A21686">
      <w:r>
        <w:rPr>
          <w:b/>
          <w:bCs/>
          <w:sz w:val="24"/>
          <w:szCs w:val="24"/>
          <w:u w:val="single"/>
        </w:rPr>
        <w:t>Results of Internal and External Audits</w:t>
      </w:r>
    </w:p>
    <w:p w14:paraId="2E82A913" w14:textId="1CA09B6F" w:rsidR="00E11A0C" w:rsidRDefault="005E4546" w:rsidP="00E11A0C">
      <w:pPr>
        <w:pStyle w:val="ListParagraph"/>
        <w:numPr>
          <w:ilvl w:val="0"/>
          <w:numId w:val="9"/>
        </w:numPr>
      </w:pPr>
      <w:del w:id="47" w:author="Nonhlanhla Msibi" w:date="2026-05-26T11:50:00Z" w16du:dateUtc="2026-05-26T09:50:00Z">
        <w:r w:rsidDel="00FA6555">
          <w:delText>Failed i</w:delText>
        </w:r>
      </w:del>
      <w:ins w:id="48" w:author="Nonhlanhla Msibi" w:date="2026-05-26T11:50:00Z" w16du:dateUtc="2026-05-26T09:50:00Z">
        <w:r w:rsidR="00FA6555">
          <w:t>Ex</w:t>
        </w:r>
      </w:ins>
      <w:del w:id="49" w:author="Nonhlanhla Msibi" w:date="2026-05-26T11:50:00Z" w16du:dateUtc="2026-05-26T09:50:00Z">
        <w:r w:rsidDel="00FA6555">
          <w:delText>n</w:delText>
        </w:r>
      </w:del>
      <w:r>
        <w:t>ternal audit performed by SANAS</w:t>
      </w:r>
      <w:ins w:id="50" w:author="Nonhlanhla Msibi" w:date="2026-05-26T11:50:00Z" w16du:dateUtc="2026-05-26T09:50:00Z">
        <w:r w:rsidR="00FA6555">
          <w:t xml:space="preserve"> in April 2026</w:t>
        </w:r>
      </w:ins>
      <w:r>
        <w:t xml:space="preserve">: </w:t>
      </w:r>
      <w:r w:rsidR="00E11A0C" w:rsidRPr="00E11A0C">
        <w:t>The existing system was deemed adequate; however, its implementation was found to be lacking, which resulted in COF</w:t>
      </w:r>
      <w:ins w:id="51" w:author="Nonhlanhla Msibi" w:date="2026-05-26T11:51:00Z" w16du:dateUtc="2026-05-26T09:51:00Z">
        <w:r w:rsidR="00FA6555">
          <w:t xml:space="preserve"> status</w:t>
        </w:r>
      </w:ins>
      <w:r>
        <w:t xml:space="preserve">. </w:t>
      </w:r>
    </w:p>
    <w:p w14:paraId="7740C4CA" w14:textId="14DFF945" w:rsidR="00E10B7D" w:rsidRDefault="005E4546" w:rsidP="00E11A0C">
      <w:pPr>
        <w:pStyle w:val="ListParagraph"/>
        <w:numPr>
          <w:ilvl w:val="0"/>
          <w:numId w:val="9"/>
        </w:numPr>
      </w:pPr>
      <w:r>
        <w:t xml:space="preserve">Six NCs still </w:t>
      </w:r>
      <w:ins w:id="52" w:author="Nonhlanhla Msibi" w:date="2026-05-26T11:51:00Z" w16du:dateUtc="2026-05-26T09:51:00Z">
        <w:r w:rsidR="00FA6555">
          <w:t xml:space="preserve">pending corrective actions and they should </w:t>
        </w:r>
      </w:ins>
      <w:del w:id="53" w:author="Nonhlanhla Msibi" w:date="2026-05-26T11:51:00Z" w16du:dateUtc="2026-05-26T09:51:00Z">
        <w:r w:rsidDel="00FA6555">
          <w:delText>left</w:delText>
        </w:r>
        <w:r w:rsidDel="00FA6555">
          <w:delText xml:space="preserve"> to</w:delText>
        </w:r>
      </w:del>
      <w:r>
        <w:t xml:space="preserve"> be sent </w:t>
      </w:r>
      <w:ins w:id="54" w:author="Nonhlanhla Msibi" w:date="2026-05-26T11:52:00Z" w16du:dateUtc="2026-05-26T09:52:00Z">
        <w:r w:rsidR="00FA6555">
          <w:t xml:space="preserve">to SANAS </w:t>
        </w:r>
      </w:ins>
      <w:r>
        <w:t>by 22 May – 26th May</w:t>
      </w:r>
      <w:ins w:id="55" w:author="Nonhlanhla Msibi" w:date="2026-05-26T11:52:00Z" w16du:dateUtc="2026-05-26T09:52:00Z">
        <w:r w:rsidR="00FA6555">
          <w:t xml:space="preserve"> 2026</w:t>
        </w:r>
      </w:ins>
      <w:r>
        <w:t>.</w:t>
      </w:r>
    </w:p>
    <w:p w14:paraId="65DA3038" w14:textId="7591F4C4" w:rsidR="00E10B7D" w:rsidRDefault="005E4546" w:rsidP="00A21686">
      <w:pPr>
        <w:pStyle w:val="ListParagraph"/>
        <w:numPr>
          <w:ilvl w:val="0"/>
          <w:numId w:val="9"/>
        </w:numPr>
      </w:pPr>
      <w:r>
        <w:t xml:space="preserve">Recent internal audit (May): No formal NCs were </w:t>
      </w:r>
      <w:ins w:id="56" w:author="Nonhlanhla Msibi" w:date="2026-05-26T11:52:00Z" w16du:dateUtc="2026-05-26T09:52:00Z">
        <w:r w:rsidR="00FA6555">
          <w:t>recorded</w:t>
        </w:r>
      </w:ins>
      <w:del w:id="57" w:author="Nonhlanhla Msibi" w:date="2026-05-26T11:52:00Z" w16du:dateUtc="2026-05-26T09:52:00Z">
        <w:r w:rsidDel="00FA6555">
          <w:delText>found</w:delText>
        </w:r>
      </w:del>
      <w:r>
        <w:t>.</w:t>
      </w:r>
    </w:p>
    <w:p w14:paraId="137EE3EC" w14:textId="77777777" w:rsidR="00E11A0C" w:rsidRDefault="00E11A0C" w:rsidP="00E11A0C"/>
    <w:p w14:paraId="7B6E3E36" w14:textId="77777777" w:rsidR="00FA6555" w:rsidRDefault="005E4546" w:rsidP="00E11A0C">
      <w:pPr>
        <w:rPr>
          <w:ins w:id="58" w:author="Nonhlanhla Msibi" w:date="2026-05-26T11:53:00Z" w16du:dateUtc="2026-05-26T09:53:00Z"/>
          <w:b/>
          <w:bCs/>
          <w:u w:val="single"/>
        </w:rPr>
      </w:pPr>
      <w:r w:rsidRPr="00E11A0C">
        <w:rPr>
          <w:b/>
          <w:bCs/>
          <w:u w:val="single"/>
        </w:rPr>
        <w:t>Complaints, Feedback and Customer Satisfaction</w:t>
      </w:r>
      <w:r w:rsidR="00E11A0C" w:rsidRPr="00E11A0C">
        <w:rPr>
          <w:b/>
          <w:bCs/>
          <w:u w:val="single"/>
        </w:rPr>
        <w:t xml:space="preserve">. </w:t>
      </w:r>
    </w:p>
    <w:p w14:paraId="7E78C435" w14:textId="6B81C5E1" w:rsidR="00E10B7D" w:rsidRPr="00E11A0C" w:rsidRDefault="00FA6555" w:rsidP="00E11A0C">
      <w:pPr>
        <w:rPr>
          <w:b/>
          <w:bCs/>
          <w:u w:val="single"/>
        </w:rPr>
      </w:pPr>
      <w:ins w:id="59" w:author="Nonhlanhla Msibi" w:date="2026-05-26T11:53:00Z" w16du:dateUtc="2026-05-26T09:53:00Z">
        <w:r>
          <w:rPr>
            <w:b/>
            <w:bCs/>
            <w:u w:val="single"/>
          </w:rPr>
          <w:t xml:space="preserve">NB: </w:t>
        </w:r>
      </w:ins>
      <w:r w:rsidR="00E11A0C" w:rsidRPr="00E11A0C">
        <w:rPr>
          <w:b/>
          <w:bCs/>
          <w:u w:val="single"/>
        </w:rPr>
        <w:t>Personnel feedback</w:t>
      </w:r>
      <w:ins w:id="60" w:author="Nonhlanhla Msibi" w:date="2026-05-26T11:53:00Z" w16du:dateUtc="2026-05-26T09:53:00Z">
        <w:r>
          <w:rPr>
            <w:b/>
            <w:bCs/>
            <w:u w:val="single"/>
          </w:rPr>
          <w:t xml:space="preserve"> to be addressed</w:t>
        </w:r>
      </w:ins>
      <w:r w:rsidR="00E11A0C" w:rsidRPr="00E11A0C">
        <w:rPr>
          <w:b/>
          <w:bCs/>
          <w:u w:val="single"/>
        </w:rPr>
        <w:t xml:space="preserve"> as well</w:t>
      </w:r>
    </w:p>
    <w:p w14:paraId="7A0C2CB9" w14:textId="640E976D" w:rsidR="00E10B7D" w:rsidRDefault="005E4546" w:rsidP="009A3C32">
      <w:pPr>
        <w:pStyle w:val="ListParagraph"/>
        <w:numPr>
          <w:ilvl w:val="0"/>
          <w:numId w:val="2"/>
        </w:numPr>
      </w:pPr>
      <w:r>
        <w:t>N</w:t>
      </w:r>
      <w:r w:rsidR="009A3C32">
        <w:t>oko Analytical services</w:t>
      </w:r>
      <w:r>
        <w:t xml:space="preserve"> complaint</w:t>
      </w:r>
      <w:r w:rsidR="009A3C32">
        <w:t xml:space="preserve">: An </w:t>
      </w:r>
      <w:r>
        <w:t>NC</w:t>
      </w:r>
      <w:r w:rsidR="009A3C32">
        <w:t xml:space="preserve"> (NC No. 022/2026) was</w:t>
      </w:r>
      <w:r>
        <w:t xml:space="preserve"> opened, investigated and addressed. </w:t>
      </w:r>
    </w:p>
    <w:p w14:paraId="00A8388B" w14:textId="3A9BFD81" w:rsidR="009A3C32" w:rsidRDefault="005E4546" w:rsidP="00C62654">
      <w:pPr>
        <w:pStyle w:val="ListParagraph"/>
        <w:numPr>
          <w:ilvl w:val="0"/>
          <w:numId w:val="2"/>
        </w:numPr>
      </w:pPr>
      <w:r>
        <w:t>Si</w:t>
      </w:r>
      <w:r w:rsidR="009A3C32">
        <w:t>x f</w:t>
      </w:r>
      <w:r>
        <w:t>eedback</w:t>
      </w:r>
      <w:r w:rsidR="009A3C32">
        <w:t xml:space="preserve"> forms were brought back. (</w:t>
      </w:r>
      <w:r w:rsidR="009A3C32" w:rsidRPr="009A3C32">
        <w:t xml:space="preserve">It was noted that the feedback forms returned by the six laboratories were sourced from the main laboratories </w:t>
      </w:r>
      <w:r w:rsidR="00C62654" w:rsidRPr="009A3C32">
        <w:t>only and</w:t>
      </w:r>
      <w:r w:rsidR="009A3C32" w:rsidRPr="009A3C32">
        <w:t xml:space="preserve"> therefore represent not only the main laboratories but also their respective onsite laboratories.</w:t>
      </w:r>
      <w:r w:rsidR="009A3C32">
        <w:t>)</w:t>
      </w:r>
    </w:p>
    <w:p w14:paraId="401C9EA2" w14:textId="40562C58" w:rsidR="00E10B7D" w:rsidRDefault="00C62654" w:rsidP="00A21686">
      <w:pPr>
        <w:pStyle w:val="ListParagraph"/>
        <w:numPr>
          <w:ilvl w:val="0"/>
          <w:numId w:val="2"/>
        </w:numPr>
      </w:pPr>
      <w:r>
        <w:t>Overall evaluation of feedback: 4.8/5 (under quantitative analysis – positive reviews only). As per the criteria, this round has been deemed a successful evaluation.</w:t>
      </w:r>
    </w:p>
    <w:p w14:paraId="24FE7635" w14:textId="3C4AC4FD" w:rsidR="00E10B7D" w:rsidRDefault="005E4546" w:rsidP="00A21686">
      <w:pPr>
        <w:pStyle w:val="ListParagraph"/>
        <w:numPr>
          <w:ilvl w:val="0"/>
          <w:numId w:val="2"/>
        </w:numPr>
      </w:pPr>
      <w:r>
        <w:t xml:space="preserve">Internal personnel feedback: </w:t>
      </w:r>
      <w:ins w:id="61" w:author="Nonhlanhla Msibi" w:date="2026-05-26T11:55:00Z" w16du:dateUtc="2026-05-26T09:55:00Z">
        <w:r w:rsidR="00FA6555">
          <w:t xml:space="preserve">A grievance process needs to be set up to enable personnel </w:t>
        </w:r>
      </w:ins>
      <w:ins w:id="62" w:author="Nonhlanhla Msibi" w:date="2026-05-26T11:56:00Z" w16du:dateUtc="2026-05-26T09:56:00Z">
        <w:r w:rsidR="00FA6555">
          <w:t>to lodge</w:t>
        </w:r>
      </w:ins>
      <w:del w:id="63" w:author="Nonhlanhla Msibi" w:date="2026-05-26T11:56:00Z" w16du:dateUtc="2026-05-26T09:56:00Z">
        <w:r w:rsidDel="00FA6555">
          <w:delText>Goal needs to be set up so that personnel can send their</w:delText>
        </w:r>
      </w:del>
      <w:r>
        <w:t xml:space="preserve"> grievances and the</w:t>
      </w:r>
      <w:ins w:id="64" w:author="Nonhlanhla Msibi" w:date="2026-05-26T11:56:00Z" w16du:dateUtc="2026-05-26T09:56:00Z">
        <w:r w:rsidR="00FA6555">
          <w:t xml:space="preserve"> overall issues handled during the year can be </w:t>
        </w:r>
      </w:ins>
      <w:ins w:id="65" w:author="Nonhlanhla Msibi" w:date="2026-05-26T11:57:00Z" w16du:dateUtc="2026-05-26T09:57:00Z">
        <w:r w:rsidR="00FA6555">
          <w:t xml:space="preserve">discussed </w:t>
        </w:r>
      </w:ins>
      <w:del w:id="66" w:author="Nonhlanhla Msibi" w:date="2026-05-26T11:57:00Z" w16du:dateUtc="2026-05-26T09:57:00Z">
        <w:r w:rsidDel="00FA6555">
          <w:delText xml:space="preserve">se can be discussed </w:delText>
        </w:r>
      </w:del>
      <w:r>
        <w:t>at the next MRM.</w:t>
      </w:r>
    </w:p>
    <w:p w14:paraId="79A8FAE6" w14:textId="5BA2C3DF" w:rsidR="00E10B7D" w:rsidRDefault="005E4546" w:rsidP="00C62654">
      <w:pPr>
        <w:pStyle w:val="ListParagraph"/>
        <w:numPr>
          <w:ilvl w:val="0"/>
          <w:numId w:val="10"/>
        </w:numPr>
      </w:pPr>
      <w:r>
        <w:t xml:space="preserve">Training matrix </w:t>
      </w:r>
      <w:ins w:id="67" w:author="Nonhlanhla Msibi" w:date="2026-05-26T11:57:00Z" w16du:dateUtc="2026-05-26T09:57:00Z">
        <w:r w:rsidR="009C37FE">
          <w:t xml:space="preserve">review discussed and no changes were made on the existing </w:t>
        </w:r>
      </w:ins>
      <w:ins w:id="68" w:author="Nonhlanhla Msibi" w:date="2026-05-26T11:58:00Z" w16du:dateUtc="2026-05-26T09:58:00Z">
        <w:r w:rsidR="009C37FE">
          <w:t>plan.</w:t>
        </w:r>
      </w:ins>
      <w:del w:id="69" w:author="Nonhlanhla Msibi" w:date="2026-05-26T11:58:00Z" w16du:dateUtc="2026-05-26T09:58:00Z">
        <w:r w:rsidDel="009C37FE">
          <w:delText>to be completed: 22/05/2026.</w:delText>
        </w:r>
      </w:del>
    </w:p>
    <w:p w14:paraId="62AE3872" w14:textId="77777777" w:rsidR="00E10B7D" w:rsidRDefault="00E10B7D" w:rsidP="00A21686"/>
    <w:p w14:paraId="1B110FA5" w14:textId="794FA4A3" w:rsidR="00C62654" w:rsidRPr="00C62654" w:rsidRDefault="00C62654" w:rsidP="00A21686">
      <w:pPr>
        <w:rPr>
          <w:b/>
          <w:bCs/>
          <w:u w:val="single"/>
        </w:rPr>
      </w:pPr>
      <w:r>
        <w:rPr>
          <w:b/>
          <w:bCs/>
          <w:u w:val="single"/>
        </w:rPr>
        <w:t>Monitoring and measurement of results</w:t>
      </w:r>
      <w:ins w:id="70" w:author="Nonhlanhla Msibi" w:date="2026-05-26T11:59:00Z" w16du:dateUtc="2026-05-26T09:59:00Z">
        <w:r w:rsidR="009C37FE">
          <w:rPr>
            <w:b/>
            <w:bCs/>
            <w:u w:val="single"/>
          </w:rPr>
          <w:t xml:space="preserve"> (Performance of p</w:t>
        </w:r>
      </w:ins>
      <w:ins w:id="71" w:author="Nonhlanhla Msibi" w:date="2026-05-26T12:00:00Z" w16du:dateUtc="2026-05-26T10:00:00Z">
        <w:r w:rsidR="009C37FE">
          <w:rPr>
            <w:b/>
            <w:bCs/>
            <w:u w:val="single"/>
          </w:rPr>
          <w:t>arameters)</w:t>
        </w:r>
      </w:ins>
      <w:r>
        <w:rPr>
          <w:b/>
          <w:bCs/>
          <w:u w:val="single"/>
        </w:rPr>
        <w:t>, including homogeneity and stability studies</w:t>
      </w:r>
    </w:p>
    <w:p w14:paraId="304C6335" w14:textId="1C2FCA30" w:rsidR="008A3124" w:rsidRDefault="008A3124" w:rsidP="008A3124">
      <w:pPr>
        <w:pStyle w:val="ListParagraph"/>
        <w:numPr>
          <w:ilvl w:val="0"/>
          <w:numId w:val="11"/>
        </w:numPr>
      </w:pPr>
      <w:r>
        <w:t>Bias was detected on Vol, IM and CV. An investigation was done on all parameters and new control plotted after discovery.</w:t>
      </w:r>
    </w:p>
    <w:p w14:paraId="7D86AC6F" w14:textId="51ABA1EC" w:rsidR="008A3124" w:rsidRDefault="008A3124" w:rsidP="008A3124">
      <w:pPr>
        <w:pStyle w:val="ListParagraph"/>
        <w:numPr>
          <w:ilvl w:val="0"/>
          <w:numId w:val="11"/>
        </w:numPr>
      </w:pPr>
      <w:r>
        <w:t>Quick-Ash: Potential negative bias from PT participation (trending low).</w:t>
      </w:r>
    </w:p>
    <w:p w14:paraId="329229C4" w14:textId="238A7703" w:rsidR="008A3124" w:rsidRDefault="008A3124" w:rsidP="008A3124">
      <w:pPr>
        <w:pStyle w:val="ListParagraph"/>
        <w:numPr>
          <w:ilvl w:val="0"/>
          <w:numId w:val="11"/>
        </w:numPr>
      </w:pPr>
      <w:r>
        <w:lastRenderedPageBreak/>
        <w:t xml:space="preserve">Environmental conditions: it’s </w:t>
      </w:r>
      <w:ins w:id="72" w:author="Nonhlanhla Msibi" w:date="2026-05-26T12:05:00Z" w16du:dateUtc="2026-05-26T10:05:00Z">
        <w:r w:rsidR="009C37FE">
          <w:t xml:space="preserve">winter and temperatures have dropped, early in the morning </w:t>
        </w:r>
      </w:ins>
      <w:del w:id="73" w:author="Nonhlanhla Msibi" w:date="2026-05-26T12:06:00Z" w16du:dateUtc="2026-05-26T10:06:00Z">
        <w:r w:rsidDel="009C37FE">
          <w:delText>colder and drier –</w:delText>
        </w:r>
      </w:del>
      <w:r>
        <w:t xml:space="preserve"> A/C </w:t>
      </w:r>
      <w:ins w:id="74" w:author="Nonhlanhla Msibi" w:date="2026-05-26T12:06:00Z" w16du:dateUtc="2026-05-26T10:06:00Z">
        <w:r w:rsidR="009C37FE">
          <w:t xml:space="preserve">settings can be set </w:t>
        </w:r>
      </w:ins>
      <w:del w:id="75" w:author="Nonhlanhla Msibi" w:date="2026-05-26T12:06:00Z" w16du:dateUtc="2026-05-26T10:06:00Z">
        <w:r w:rsidDel="009C37FE">
          <w:delText xml:space="preserve">needs to be changed </w:delText>
        </w:r>
      </w:del>
      <w:r>
        <w:t>to warmer settings.</w:t>
      </w:r>
      <w:ins w:id="76" w:author="Nonhlanhla Msibi" w:date="2026-05-26T12:06:00Z" w16du:dateUtc="2026-05-26T10:06:00Z">
        <w:r w:rsidR="009C37FE">
          <w:t xml:space="preserve"> On-going monitoring is conduc</w:t>
        </w:r>
      </w:ins>
      <w:ins w:id="77" w:author="Nonhlanhla Msibi" w:date="2026-05-26T12:07:00Z" w16du:dateUtc="2026-05-26T10:07:00Z">
        <w:r w:rsidR="009C37FE">
          <w:t>ted and recorded on m</w:t>
        </w:r>
        <w:r w:rsidR="0042446A">
          <w:t>onitoring sheets.</w:t>
        </w:r>
      </w:ins>
    </w:p>
    <w:p w14:paraId="2C591F64" w14:textId="39559149" w:rsidR="008A3124" w:rsidRDefault="008A3124" w:rsidP="008A3124">
      <w:pPr>
        <w:pStyle w:val="ListParagraph"/>
        <w:numPr>
          <w:ilvl w:val="0"/>
          <w:numId w:val="11"/>
        </w:numPr>
      </w:pPr>
      <w:r>
        <w:t>Stability monitoring: Update required</w:t>
      </w:r>
      <w:ins w:id="78" w:author="Nonhlanhla Msibi" w:date="2026-05-26T12:01:00Z" w16du:dateUtc="2026-05-26T10:01:00Z">
        <w:r w:rsidR="009C37FE">
          <w:t xml:space="preserve"> 2</w:t>
        </w:r>
      </w:ins>
      <w:ins w:id="79" w:author="Nonhlanhla Msibi" w:date="2026-05-26T12:11:00Z" w16du:dateUtc="2026-05-26T10:11:00Z">
        <w:r w:rsidR="0042446A">
          <w:t>6</w:t>
        </w:r>
      </w:ins>
      <w:ins w:id="80" w:author="Nonhlanhla Msibi" w:date="2026-05-26T12:01:00Z" w16du:dateUtc="2026-05-26T10:01:00Z">
        <w:r w:rsidR="009C37FE">
          <w:t xml:space="preserve"> May 2026</w:t>
        </w:r>
      </w:ins>
      <w:r>
        <w:t>.</w:t>
      </w:r>
    </w:p>
    <w:p w14:paraId="72161B56" w14:textId="77777777" w:rsidR="008A3124" w:rsidRDefault="008A3124" w:rsidP="008A3124">
      <w:pPr>
        <w:pStyle w:val="ListParagraph"/>
        <w:numPr>
          <w:ilvl w:val="0"/>
          <w:numId w:val="11"/>
        </w:numPr>
      </w:pPr>
      <w:r>
        <w:t>Check this month's PT to ensure it follows stability verification.</w:t>
      </w:r>
    </w:p>
    <w:p w14:paraId="320644D2" w14:textId="58201CDF" w:rsidR="008A3124" w:rsidRDefault="008A3124" w:rsidP="008A3124">
      <w:pPr>
        <w:pStyle w:val="ListParagraph"/>
        <w:numPr>
          <w:ilvl w:val="0"/>
          <w:numId w:val="11"/>
        </w:numPr>
      </w:pPr>
      <w:r>
        <w:t xml:space="preserve">0.5g mass piece </w:t>
      </w:r>
      <w:ins w:id="81" w:author="Nonhlanhla Msibi" w:date="2026-05-26T12:02:00Z" w16du:dateUtc="2026-05-26T10:02:00Z">
        <w:r w:rsidR="009C37FE">
          <w:t>purchased</w:t>
        </w:r>
      </w:ins>
      <w:del w:id="82" w:author="Nonhlanhla Msibi" w:date="2026-05-26T12:02:00Z" w16du:dateUtc="2026-05-26T10:02:00Z">
        <w:r w:rsidDel="009C37FE">
          <w:delText>was bought</w:delText>
        </w:r>
      </w:del>
      <w:r>
        <w:t>.</w:t>
      </w:r>
    </w:p>
    <w:p w14:paraId="55D20D8A" w14:textId="50B73AAC" w:rsidR="008A3124" w:rsidRDefault="008A3124" w:rsidP="008A3124">
      <w:pPr>
        <w:pStyle w:val="ListParagraph"/>
        <w:numPr>
          <w:ilvl w:val="0"/>
          <w:numId w:val="11"/>
        </w:numPr>
      </w:pPr>
      <w:r>
        <w:t xml:space="preserve">Pulveriser, crushers, homogeneity drum, Furnaces, Sieves verification are </w:t>
      </w:r>
      <w:ins w:id="83" w:author="Nonhlanhla Msibi" w:date="2026-05-26T12:02:00Z" w16du:dateUtc="2026-05-26T10:02:00Z">
        <w:r w:rsidR="009C37FE">
          <w:t>all in g</w:t>
        </w:r>
      </w:ins>
      <w:ins w:id="84" w:author="Nonhlanhla Msibi" w:date="2026-05-26T12:03:00Z" w16du:dateUtc="2026-05-26T10:03:00Z">
        <w:r w:rsidR="009C37FE">
          <w:t>ood condition and working order</w:t>
        </w:r>
      </w:ins>
      <w:del w:id="85" w:author="Nonhlanhla Msibi" w:date="2026-05-26T12:02:00Z" w16du:dateUtc="2026-05-26T10:02:00Z">
        <w:r w:rsidDel="009C37FE">
          <w:delText>fine</w:delText>
        </w:r>
      </w:del>
      <w:r>
        <w:t>.</w:t>
      </w:r>
    </w:p>
    <w:p w14:paraId="0C9E1B4D" w14:textId="77777777" w:rsidR="008A3124" w:rsidRDefault="008A3124"/>
    <w:p w14:paraId="288A1C69" w14:textId="7906DEAB" w:rsidR="008A3124" w:rsidRPr="008A3124" w:rsidRDefault="008A3124" w:rsidP="008A3124">
      <w:pPr>
        <w:rPr>
          <w:b/>
          <w:bCs/>
          <w:u w:val="single"/>
        </w:rPr>
      </w:pPr>
      <w:r w:rsidRPr="008A3124">
        <w:rPr>
          <w:b/>
          <w:bCs/>
          <w:u w:val="single"/>
        </w:rPr>
        <w:t>Non-conforming work, corrective and preventive actions</w:t>
      </w:r>
    </w:p>
    <w:p w14:paraId="5570ADE7" w14:textId="77777777" w:rsidR="008A3124" w:rsidRDefault="008A3124" w:rsidP="008A3124">
      <w:pPr>
        <w:pStyle w:val="ListParagraph"/>
        <w:numPr>
          <w:ilvl w:val="0"/>
          <w:numId w:val="12"/>
        </w:numPr>
      </w:pPr>
      <w:r>
        <w:t>Currently 30 open NCs (external).</w:t>
      </w:r>
    </w:p>
    <w:p w14:paraId="5ECC54E0" w14:textId="77777777" w:rsidR="008A3124" w:rsidRDefault="008A3124" w:rsidP="008A3124">
      <w:pPr>
        <w:pStyle w:val="ListParagraph"/>
        <w:numPr>
          <w:ilvl w:val="0"/>
          <w:numId w:val="12"/>
        </w:numPr>
      </w:pPr>
      <w:r>
        <w:t>All internal NCs closed: follow-up has been done/addressed/verified.</w:t>
      </w:r>
    </w:p>
    <w:p w14:paraId="0F21BD22" w14:textId="471BB290" w:rsidR="008A3124" w:rsidRDefault="008A3124">
      <w:r>
        <w:br w:type="page"/>
      </w:r>
    </w:p>
    <w:p w14:paraId="2B8534EE" w14:textId="1E7685CA" w:rsidR="00C62654" w:rsidRDefault="008A3124" w:rsidP="00A21686">
      <w:pPr>
        <w:rPr>
          <w:b/>
          <w:bCs/>
          <w:u w:val="single"/>
        </w:rPr>
      </w:pPr>
      <w:r w:rsidRPr="008A3124">
        <w:rPr>
          <w:b/>
          <w:bCs/>
          <w:u w:val="single"/>
        </w:rPr>
        <w:lastRenderedPageBreak/>
        <w:t>Assessment of risks and opportunities</w:t>
      </w:r>
    </w:p>
    <w:p w14:paraId="4BFECF34" w14:textId="3FA2D2E4" w:rsidR="008A3124" w:rsidRDefault="00DD7B65" w:rsidP="00A21686">
      <w:r w:rsidRPr="00DD7B65">
        <w:t xml:space="preserve">After reviewing the risk </w:t>
      </w:r>
      <w:r>
        <w:t>assessment to impartiality. The following risk were marked as to monitor:</w:t>
      </w:r>
    </w:p>
    <w:p w14:paraId="4EDF115D" w14:textId="0F3F61C1" w:rsidR="00DD7B65" w:rsidRDefault="00DD7B65" w:rsidP="00DD7B65">
      <w:pPr>
        <w:pStyle w:val="ListParagraph"/>
        <w:numPr>
          <w:ilvl w:val="0"/>
          <w:numId w:val="5"/>
        </w:numPr>
      </w:pPr>
      <w:r w:rsidRPr="00DD7B65">
        <w:rPr>
          <w:b/>
          <w:bCs/>
          <w:i/>
          <w:iCs/>
        </w:rPr>
        <w:t>Risk</w:t>
      </w:r>
      <w:r>
        <w:t xml:space="preserve">: Clients don’t stick to timeline of submission of results. </w:t>
      </w:r>
      <w:r w:rsidRPr="00DD7B65">
        <w:rPr>
          <w:b/>
          <w:bCs/>
          <w:i/>
          <w:iCs/>
        </w:rPr>
        <w:t>Control</w:t>
      </w:r>
      <w:r>
        <w:t>: Sending reminders to clients</w:t>
      </w:r>
      <w:ins w:id="86" w:author="Nonhlanhla Msibi" w:date="2026-05-26T12:09:00Z" w16du:dateUtc="2026-05-26T10:09:00Z">
        <w:r w:rsidR="0042446A">
          <w:t xml:space="preserve"> by the 20</w:t>
        </w:r>
        <w:r w:rsidR="0042446A" w:rsidRPr="0042446A">
          <w:rPr>
            <w:vertAlign w:val="superscript"/>
            <w:rPrChange w:id="87" w:author="Nonhlanhla Msibi" w:date="2026-05-26T12:09:00Z" w16du:dateUtc="2026-05-26T10:09:00Z">
              <w:rPr/>
            </w:rPrChange>
          </w:rPr>
          <w:t>th</w:t>
        </w:r>
        <w:r w:rsidR="0042446A">
          <w:t xml:space="preserve"> every month</w:t>
        </w:r>
      </w:ins>
      <w:r>
        <w:t>.</w:t>
      </w:r>
    </w:p>
    <w:p w14:paraId="10D51FC3" w14:textId="289E017D" w:rsidR="008A3124" w:rsidRDefault="00DD7B65" w:rsidP="00DD7B65">
      <w:pPr>
        <w:pStyle w:val="ListParagraph"/>
        <w:numPr>
          <w:ilvl w:val="0"/>
          <w:numId w:val="5"/>
        </w:numPr>
      </w:pPr>
      <w:r w:rsidRPr="00DD7B65">
        <w:rPr>
          <w:b/>
          <w:bCs/>
          <w:i/>
          <w:iCs/>
        </w:rPr>
        <w:t>Financial risk</w:t>
      </w:r>
      <w:r w:rsidRPr="00DD7B65">
        <w:rPr>
          <w:i/>
          <w:iCs/>
        </w:rPr>
        <w:t>:</w:t>
      </w:r>
      <w:r>
        <w:t xml:space="preserve"> </w:t>
      </w:r>
      <w:r w:rsidR="008A3124" w:rsidRPr="008A3124">
        <w:t xml:space="preserve">Financial dependence </w:t>
      </w:r>
      <w:r>
        <w:t xml:space="preserve">from a </w:t>
      </w:r>
      <w:r w:rsidR="008A3124" w:rsidRPr="008A3124">
        <w:t>single client</w:t>
      </w:r>
      <w:r>
        <w:t xml:space="preserve">. </w:t>
      </w:r>
      <w:r w:rsidRPr="00DD7B65">
        <w:rPr>
          <w:b/>
          <w:bCs/>
          <w:i/>
          <w:iCs/>
        </w:rPr>
        <w:t>Control</w:t>
      </w:r>
      <w:r>
        <w:t xml:space="preserve">: </w:t>
      </w:r>
      <w:r w:rsidR="008A3124" w:rsidRPr="008A3124">
        <w:t>MD to set up a fund to combat such a risk from emerging.</w:t>
      </w:r>
      <w:ins w:id="88" w:author="Nonhlanhla Msibi" w:date="2026-05-26T12:10:00Z" w16du:dateUtc="2026-05-26T10:10:00Z">
        <w:r w:rsidR="0042446A">
          <w:t xml:space="preserve"> Ongoing monitoring.</w:t>
        </w:r>
      </w:ins>
    </w:p>
    <w:p w14:paraId="1608A807" w14:textId="080764E7" w:rsidR="00DD7B65" w:rsidRDefault="00DD7B65" w:rsidP="00DD7B65">
      <w:pPr>
        <w:pStyle w:val="ListParagraph"/>
        <w:numPr>
          <w:ilvl w:val="0"/>
          <w:numId w:val="5"/>
        </w:numPr>
      </w:pPr>
      <w:r w:rsidRPr="00DD7B65">
        <w:rPr>
          <w:b/>
          <w:bCs/>
          <w:i/>
          <w:iCs/>
        </w:rPr>
        <w:t xml:space="preserve">Dual roles </w:t>
      </w:r>
      <w:proofErr w:type="gramStart"/>
      <w:r w:rsidRPr="00DD7B65">
        <w:rPr>
          <w:b/>
          <w:bCs/>
          <w:i/>
          <w:iCs/>
        </w:rPr>
        <w:t>risk</w:t>
      </w:r>
      <w:r w:rsidRPr="00DD7B65">
        <w:rPr>
          <w:b/>
          <w:bCs/>
          <w:i/>
          <w:iCs/>
          <w:u w:val="single"/>
        </w:rPr>
        <w:t>:</w:t>
      </w:r>
      <w:proofErr w:type="gramEnd"/>
      <w:r>
        <w:rPr>
          <w:i/>
          <w:iCs/>
        </w:rPr>
        <w:t xml:space="preserve"> </w:t>
      </w:r>
      <w:r w:rsidRPr="008A3124">
        <w:t>same person is doing the test and approving the results</w:t>
      </w:r>
      <w:r>
        <w:t xml:space="preserve">. </w:t>
      </w:r>
      <w:r w:rsidRPr="00DD7B65">
        <w:rPr>
          <w:b/>
          <w:bCs/>
          <w:i/>
          <w:iCs/>
        </w:rPr>
        <w:t>Control</w:t>
      </w:r>
      <w:r>
        <w:t xml:space="preserve">: </w:t>
      </w:r>
      <w:r w:rsidRPr="008A3124">
        <w:t>results are checked by TS who did not compile the report</w:t>
      </w:r>
      <w:r>
        <w:t>.</w:t>
      </w:r>
      <w:ins w:id="89" w:author="Nonhlanhla Msibi" w:date="2026-05-26T12:10:00Z" w16du:dateUtc="2026-05-26T10:10:00Z">
        <w:r w:rsidR="0042446A">
          <w:t xml:space="preserve"> Mitigated.</w:t>
        </w:r>
      </w:ins>
    </w:p>
    <w:p w14:paraId="5B7A0693" w14:textId="27C53FC4" w:rsidR="00DD7B65" w:rsidRPr="008A3124" w:rsidRDefault="00DD7B65" w:rsidP="00DD7B65">
      <w:pPr>
        <w:pStyle w:val="ListParagraph"/>
        <w:numPr>
          <w:ilvl w:val="0"/>
          <w:numId w:val="5"/>
        </w:numPr>
      </w:pPr>
      <w:r w:rsidRPr="00DD7B65">
        <w:rPr>
          <w:b/>
          <w:bCs/>
          <w:i/>
          <w:iCs/>
        </w:rPr>
        <w:t>Dual roles risk:</w:t>
      </w:r>
      <w:r w:rsidRPr="000F4495">
        <w:t xml:space="preserve"> </w:t>
      </w:r>
      <w:r w:rsidR="000F4495" w:rsidRPr="000F4495">
        <w:t>Lack of personnel.</w:t>
      </w:r>
      <w:r w:rsidR="000F4495">
        <w:t xml:space="preserve"> </w:t>
      </w:r>
      <w:r w:rsidR="000F4495">
        <w:rPr>
          <w:b/>
          <w:bCs/>
          <w:i/>
          <w:iCs/>
        </w:rPr>
        <w:t xml:space="preserve">Control: </w:t>
      </w:r>
      <w:r w:rsidR="000F4495">
        <w:t>No existing control</w:t>
      </w:r>
      <w:ins w:id="90" w:author="Nonhlanhla Msibi" w:date="2026-05-26T12:12:00Z" w16du:dateUtc="2026-05-26T10:12:00Z">
        <w:r w:rsidR="0042446A">
          <w:t xml:space="preserve"> however daily until </w:t>
        </w:r>
      </w:ins>
      <w:ins w:id="91" w:author="Nonhlanhla Msibi" w:date="2026-05-26T12:13:00Z" w16du:dateUtc="2026-05-26T10:13:00Z">
        <w:r w:rsidR="0042446A">
          <w:t>mitigation measure is available.</w:t>
        </w:r>
      </w:ins>
    </w:p>
    <w:p w14:paraId="460AC74F" w14:textId="3F327B4F" w:rsidR="008A3124" w:rsidRDefault="008A3124" w:rsidP="008A3124">
      <w:pPr>
        <w:pStyle w:val="ListParagraph"/>
        <w:numPr>
          <w:ilvl w:val="0"/>
          <w:numId w:val="2"/>
        </w:numPr>
      </w:pPr>
      <w:r w:rsidRPr="000F4495">
        <w:rPr>
          <w:b/>
          <w:bCs/>
          <w:i/>
          <w:iCs/>
        </w:rPr>
        <w:t>Methodological Risk</w:t>
      </w:r>
      <w:r w:rsidR="000F4495" w:rsidRPr="000F4495">
        <w:rPr>
          <w:b/>
          <w:bCs/>
          <w:i/>
          <w:iCs/>
        </w:rPr>
        <w:t xml:space="preserve">: </w:t>
      </w:r>
      <w:r w:rsidRPr="008A3124">
        <w:t>Poor communication and oversight</w:t>
      </w:r>
      <w:r w:rsidR="000F4495">
        <w:t xml:space="preserve">. </w:t>
      </w:r>
      <w:r w:rsidR="000F4495" w:rsidRPr="000F4495">
        <w:rPr>
          <w:b/>
          <w:bCs/>
          <w:i/>
          <w:iCs/>
        </w:rPr>
        <w:t>Control</w:t>
      </w:r>
      <w:r w:rsidRPr="008A3124">
        <w:t>:</w:t>
      </w:r>
      <w:r w:rsidR="000F4495">
        <w:t xml:space="preserve"> </w:t>
      </w:r>
      <w:r w:rsidRPr="008A3124">
        <w:t>any changes to methods/procedures to be relayed via memo.</w:t>
      </w:r>
    </w:p>
    <w:p w14:paraId="18B966B3" w14:textId="7976B8C3" w:rsidR="008A3124" w:rsidRPr="008A3124" w:rsidRDefault="008A3124" w:rsidP="008A3124">
      <w:pPr>
        <w:pStyle w:val="ListParagraph"/>
        <w:numPr>
          <w:ilvl w:val="0"/>
          <w:numId w:val="2"/>
        </w:numPr>
      </w:pPr>
      <w:r w:rsidRPr="000F4495">
        <w:rPr>
          <w:b/>
          <w:bCs/>
          <w:i/>
          <w:iCs/>
        </w:rPr>
        <w:t>Remuneration</w:t>
      </w:r>
      <w:r w:rsidR="000F4495" w:rsidRPr="000F4495">
        <w:rPr>
          <w:b/>
          <w:bCs/>
          <w:i/>
          <w:iCs/>
        </w:rPr>
        <w:t xml:space="preserve">: </w:t>
      </w:r>
      <w:r w:rsidRPr="008A3124">
        <w:t>Dissatisfaction with salary package</w:t>
      </w:r>
      <w:r w:rsidR="000F4495">
        <w:t xml:space="preserve">. </w:t>
      </w:r>
      <w:r w:rsidR="000F4495">
        <w:rPr>
          <w:b/>
          <w:bCs/>
          <w:i/>
          <w:iCs/>
        </w:rPr>
        <w:t xml:space="preserve">Control: </w:t>
      </w:r>
      <w:r w:rsidRPr="008A3124">
        <w:t xml:space="preserve">MRM will include reviewing of salaries. Open communication lines with Managing Director </w:t>
      </w:r>
      <w:proofErr w:type="gramStart"/>
      <w:ins w:id="92" w:author="Nonhlanhla Msibi" w:date="2026-05-26T12:14:00Z" w16du:dateUtc="2026-05-26T10:14:00Z">
        <w:r w:rsidR="0042446A">
          <w:t>is</w:t>
        </w:r>
        <w:proofErr w:type="gramEnd"/>
        <w:r w:rsidR="0042446A">
          <w:t xml:space="preserve"> implemented </w:t>
        </w:r>
      </w:ins>
      <w:r w:rsidRPr="008A3124">
        <w:t>to enable a discussion of the issue when they arise.</w:t>
      </w:r>
    </w:p>
    <w:p w14:paraId="50EB94D4" w14:textId="50E37C22" w:rsidR="008A3124" w:rsidRDefault="008A3124" w:rsidP="008A3124">
      <w:pPr>
        <w:pStyle w:val="ListParagraph"/>
        <w:numPr>
          <w:ilvl w:val="0"/>
          <w:numId w:val="2"/>
        </w:numPr>
      </w:pPr>
      <w:r w:rsidRPr="000F4495">
        <w:rPr>
          <w:b/>
          <w:bCs/>
          <w:i/>
          <w:iCs/>
        </w:rPr>
        <w:t>Internal Audit</w:t>
      </w:r>
      <w:r w:rsidR="000F4495" w:rsidRPr="000F4495">
        <w:rPr>
          <w:b/>
          <w:bCs/>
          <w:i/>
          <w:iCs/>
        </w:rPr>
        <w:t xml:space="preserve">: </w:t>
      </w:r>
      <w:r w:rsidRPr="008A3124">
        <w:t>Self-audit + technical conflict.</w:t>
      </w:r>
      <w:r w:rsidR="000F4495">
        <w:t xml:space="preserve"> </w:t>
      </w:r>
      <w:r w:rsidR="000F4495">
        <w:rPr>
          <w:b/>
          <w:bCs/>
          <w:i/>
          <w:iCs/>
        </w:rPr>
        <w:t xml:space="preserve">Control: </w:t>
      </w:r>
      <w:r w:rsidRPr="008A3124">
        <w:t>Cross-departmental auditing and external peer review. Resource constraints – OP to audit system.</w:t>
      </w:r>
    </w:p>
    <w:p w14:paraId="7DBD0B6E" w14:textId="77777777" w:rsidR="000F4495" w:rsidRDefault="000F4495" w:rsidP="000F4495"/>
    <w:p w14:paraId="27E424F6" w14:textId="7D25B934" w:rsidR="000F4495" w:rsidRDefault="000F4495" w:rsidP="000F4495">
      <w:pPr>
        <w:rPr>
          <w:b/>
          <w:bCs/>
          <w:u w:val="single"/>
        </w:rPr>
      </w:pPr>
      <w:r w:rsidRPr="000F4495">
        <w:rPr>
          <w:b/>
          <w:bCs/>
          <w:u w:val="single"/>
        </w:rPr>
        <w:t>Performance of suppliers and subcontractors</w:t>
      </w:r>
    </w:p>
    <w:p w14:paraId="1D2C0934" w14:textId="77777777" w:rsidR="000F4495" w:rsidRDefault="000F4495" w:rsidP="000F4495">
      <w:pPr>
        <w:pStyle w:val="ListParagraph"/>
        <w:numPr>
          <w:ilvl w:val="0"/>
          <w:numId w:val="2"/>
        </w:numPr>
      </w:pPr>
      <w:r>
        <w:t>Current suppliers are in good standing in accordance with doc 6.6.3 criteria and they met internal checklist.</w:t>
      </w:r>
    </w:p>
    <w:p w14:paraId="3D69CED5" w14:textId="4B04375E" w:rsidR="000F4495" w:rsidRDefault="000F4495" w:rsidP="000F4495">
      <w:pPr>
        <w:pStyle w:val="ListParagraph"/>
        <w:numPr>
          <w:ilvl w:val="0"/>
          <w:numId w:val="2"/>
        </w:numPr>
      </w:pPr>
      <w:proofErr w:type="spellStart"/>
      <w:r>
        <w:t>Li</w:t>
      </w:r>
      <w:ins w:id="93" w:author="Nonhlanhla Msibi" w:date="2026-05-26T11:27:00Z" w16du:dateUtc="2026-05-26T09:27:00Z">
        <w:r w:rsidR="008B24DA">
          <w:t>nberts</w:t>
        </w:r>
      </w:ins>
      <w:proofErr w:type="spellEnd"/>
      <w:del w:id="94" w:author="Nonhlanhla Msibi" w:date="2026-05-26T11:27:00Z" w16du:dateUtc="2026-05-26T09:27:00Z">
        <w:r w:rsidDel="008B24DA">
          <w:delText>mbbeds</w:delText>
        </w:r>
      </w:del>
      <w:r>
        <w:t xml:space="preserve"> will be used </w:t>
      </w:r>
      <w:ins w:id="95" w:author="Nonhlanhla Msibi" w:date="2026-05-26T12:15:00Z" w16du:dateUtc="2026-05-26T10:15:00Z">
        <w:r w:rsidR="0042446A">
          <w:t>for</w:t>
        </w:r>
      </w:ins>
      <w:del w:id="96" w:author="Nonhlanhla Msibi" w:date="2026-05-26T12:15:00Z" w16du:dateUtc="2026-05-26T10:15:00Z">
        <w:r w:rsidDel="0042446A">
          <w:delText>as</w:delText>
        </w:r>
      </w:del>
      <w:r>
        <w:t xml:space="preserve"> calibration methods since they met internal criteria. Currently using both </w:t>
      </w:r>
      <w:proofErr w:type="spellStart"/>
      <w:r>
        <w:t>Li</w:t>
      </w:r>
      <w:ins w:id="97" w:author="Nonhlanhla Msibi" w:date="2026-05-26T11:27:00Z" w16du:dateUtc="2026-05-26T09:27:00Z">
        <w:r w:rsidR="008B24DA">
          <w:t>nberts</w:t>
        </w:r>
      </w:ins>
      <w:proofErr w:type="spellEnd"/>
      <w:del w:id="98" w:author="Nonhlanhla Msibi" w:date="2026-05-26T11:27:00Z" w16du:dateUtc="2026-05-26T09:27:00Z">
        <w:r w:rsidDel="008B24DA">
          <w:delText>mbbeds</w:delText>
        </w:r>
      </w:del>
      <w:r>
        <w:t xml:space="preserve"> and Micron.</w:t>
      </w:r>
    </w:p>
    <w:p w14:paraId="75AB62BC" w14:textId="77777777" w:rsidR="000F4495" w:rsidRDefault="000F4495" w:rsidP="000F4495"/>
    <w:p w14:paraId="0A4E146E" w14:textId="50D712A4" w:rsidR="000F4495" w:rsidRPr="000F4495" w:rsidRDefault="000F4495" w:rsidP="000F4495">
      <w:pPr>
        <w:rPr>
          <w:b/>
          <w:bCs/>
          <w:u w:val="single"/>
        </w:rPr>
      </w:pPr>
      <w:r w:rsidRPr="000F4495">
        <w:rPr>
          <w:b/>
          <w:bCs/>
          <w:u w:val="single"/>
        </w:rPr>
        <w:t>Adequacy of resources</w:t>
      </w:r>
    </w:p>
    <w:p w14:paraId="3CEAEEB3" w14:textId="77777777" w:rsidR="000F4495" w:rsidRDefault="000F4495" w:rsidP="000F4495">
      <w:pPr>
        <w:pStyle w:val="ListParagraph"/>
        <w:numPr>
          <w:ilvl w:val="0"/>
          <w:numId w:val="15"/>
        </w:numPr>
      </w:pPr>
      <w:r>
        <w:t>Personnel (management) raised several grievances:</w:t>
      </w:r>
    </w:p>
    <w:p w14:paraId="1BD42EA2" w14:textId="77777777" w:rsidR="000F4495" w:rsidRDefault="000F4495" w:rsidP="000F4495">
      <w:pPr>
        <w:pStyle w:val="ListParagraph"/>
        <w:numPr>
          <w:ilvl w:val="1"/>
          <w:numId w:val="2"/>
        </w:numPr>
      </w:pPr>
      <w:r>
        <w:t>Workload: Too much for the management team.</w:t>
      </w:r>
    </w:p>
    <w:p w14:paraId="360DBC04" w14:textId="77777777" w:rsidR="000F4495" w:rsidRDefault="000F4495" w:rsidP="000F4495">
      <w:pPr>
        <w:pStyle w:val="ListParagraph"/>
        <w:numPr>
          <w:ilvl w:val="1"/>
          <w:numId w:val="2"/>
        </w:numPr>
      </w:pPr>
      <w:r>
        <w:t>Lack of resources: No personnel for sample prep, causing management to fill in.</w:t>
      </w:r>
    </w:p>
    <w:p w14:paraId="47F2C403" w14:textId="77777777" w:rsidR="000F4495" w:rsidRDefault="000F4495" w:rsidP="000F4495">
      <w:pPr>
        <w:pStyle w:val="ListParagraph"/>
        <w:numPr>
          <w:ilvl w:val="1"/>
          <w:numId w:val="2"/>
        </w:numPr>
      </w:pPr>
      <w:r>
        <w:t>Complaint about additional work added to scope (business proposal &amp; ISO 9001).</w:t>
      </w:r>
    </w:p>
    <w:p w14:paraId="7495D4B5" w14:textId="7A4BD6D2" w:rsidR="000F4495" w:rsidRDefault="000F4495" w:rsidP="000F4495">
      <w:pPr>
        <w:pStyle w:val="ListParagraph"/>
        <w:numPr>
          <w:ilvl w:val="1"/>
          <w:numId w:val="2"/>
        </w:numPr>
      </w:pPr>
      <w:r>
        <w:t>OM made decision based on personal reasons</w:t>
      </w:r>
      <w:ins w:id="99" w:author="Nonhlanhla Msibi" w:date="2026-05-26T12:17:00Z" w16du:dateUtc="2026-05-26T10:17:00Z">
        <w:r w:rsidR="00455CD1">
          <w:t xml:space="preserve"> on appointing </w:t>
        </w:r>
      </w:ins>
      <w:ins w:id="100" w:author="Nonhlanhla Msibi" w:date="2026-05-26T12:18:00Z" w16du:dateUtc="2026-05-26T10:18:00Z">
        <w:r w:rsidR="00455CD1">
          <w:t>students</w:t>
        </w:r>
      </w:ins>
      <w:r>
        <w:t xml:space="preserve">. </w:t>
      </w:r>
    </w:p>
    <w:p w14:paraId="415AF62E" w14:textId="5D25A70C" w:rsidR="000F4495" w:rsidRDefault="000F4495" w:rsidP="000F4495">
      <w:pPr>
        <w:pStyle w:val="ListParagraph"/>
        <w:numPr>
          <w:ilvl w:val="1"/>
          <w:numId w:val="2"/>
        </w:numPr>
      </w:pPr>
      <w:r>
        <w:t>OM said the decision is final and will not change</w:t>
      </w:r>
      <w:ins w:id="101" w:author="Nonhlanhla Msibi" w:date="2026-05-26T12:17:00Z" w16du:dateUtc="2026-05-26T10:17:00Z">
        <w:r w:rsidR="00455CD1">
          <w:t xml:space="preserve"> regarding appointed of students.</w:t>
        </w:r>
      </w:ins>
      <w:del w:id="102" w:author="Nonhlanhla Msibi" w:date="2026-05-26T12:17:00Z" w16du:dateUtc="2026-05-26T10:17:00Z">
        <w:r w:rsidDel="00455CD1">
          <w:delText>.</w:delText>
        </w:r>
      </w:del>
    </w:p>
    <w:p w14:paraId="7C76AD31" w14:textId="30CA3F72" w:rsidR="008A3124" w:rsidRPr="008A3124" w:rsidDel="00455CD1" w:rsidRDefault="000F4495" w:rsidP="008A3124">
      <w:pPr>
        <w:pStyle w:val="ListParagraph"/>
        <w:numPr>
          <w:ilvl w:val="0"/>
          <w:numId w:val="2"/>
        </w:numPr>
        <w:rPr>
          <w:del w:id="103" w:author="Nonhlanhla Msibi" w:date="2026-05-26T12:19:00Z" w16du:dateUtc="2026-05-26T10:19:00Z"/>
        </w:rPr>
      </w:pPr>
      <w:del w:id="104" w:author="Nonhlanhla Msibi" w:date="2026-05-26T12:19:00Z" w16du:dateUtc="2026-05-26T10:19:00Z">
        <w:r w:rsidDel="00455CD1">
          <w:delText>T</w:delText>
        </w:r>
        <w:r w:rsidR="008A3124" w:rsidRPr="008A3124" w:rsidDel="00455CD1">
          <w:delText>raining matrix procedure was completed.</w:delText>
        </w:r>
      </w:del>
    </w:p>
    <w:p w14:paraId="6FDF246A" w14:textId="09BB3DC0" w:rsidR="008A3124" w:rsidRDefault="008A3124" w:rsidP="008A3124">
      <w:pPr>
        <w:pStyle w:val="ListParagraph"/>
        <w:numPr>
          <w:ilvl w:val="0"/>
          <w:numId w:val="2"/>
        </w:numPr>
      </w:pPr>
      <w:r w:rsidRPr="008A3124">
        <w:t>Training plan for: safety rep, fire marshals, first aiders for on-site/onboard lab.</w:t>
      </w:r>
      <w:ins w:id="105" w:author="Nonhlanhla Msibi" w:date="2026-05-26T12:18:00Z" w16du:dateUtc="2026-05-26T10:18:00Z">
        <w:r w:rsidR="00455CD1">
          <w:t xml:space="preserve"> These are to be implemented when safety file requirements </w:t>
        </w:r>
        <w:proofErr w:type="gramStart"/>
        <w:r w:rsidR="00455CD1">
          <w:t>are have</w:t>
        </w:r>
        <w:proofErr w:type="gramEnd"/>
        <w:r w:rsidR="00455CD1">
          <w:t xml:space="preserve"> been received from Vry</w:t>
        </w:r>
      </w:ins>
      <w:ins w:id="106" w:author="Nonhlanhla Msibi" w:date="2026-05-26T12:19:00Z" w16du:dateUtc="2026-05-26T10:19:00Z">
        <w:r w:rsidR="00455CD1">
          <w:t>heid mine.</w:t>
        </w:r>
      </w:ins>
    </w:p>
    <w:p w14:paraId="039E4682" w14:textId="77777777" w:rsidR="000F4495" w:rsidRDefault="000F4495" w:rsidP="000F4495">
      <w:pPr>
        <w:pStyle w:val="ListParagraph"/>
        <w:numPr>
          <w:ilvl w:val="0"/>
          <w:numId w:val="2"/>
        </w:numPr>
      </w:pPr>
      <w:r>
        <w:t>Training: Review training matrix tomorrow (22/05/2026).</w:t>
      </w:r>
    </w:p>
    <w:p w14:paraId="6A039775" w14:textId="3249E5D2" w:rsidR="000F4495" w:rsidRDefault="000F4495" w:rsidP="000F4495">
      <w:pPr>
        <w:pStyle w:val="ListParagraph"/>
        <w:numPr>
          <w:ilvl w:val="0"/>
          <w:numId w:val="2"/>
        </w:numPr>
      </w:pPr>
      <w:r>
        <w:t xml:space="preserve">Equipment: Currently adequate; </w:t>
      </w:r>
      <w:proofErr w:type="gramStart"/>
      <w:r>
        <w:t>however</w:t>
      </w:r>
      <w:proofErr w:type="gramEnd"/>
      <w:r>
        <w:t xml:space="preserve"> </w:t>
      </w:r>
      <w:ins w:id="107" w:author="Nonhlanhla Msibi" w:date="2026-05-26T12:20:00Z" w16du:dateUtc="2026-05-26T10:20:00Z">
        <w:r w:rsidR="00455CD1">
          <w:t xml:space="preserve">there is a need to add a sulphur equipment which shall be planned </w:t>
        </w:r>
      </w:ins>
      <w:ins w:id="108" w:author="Nonhlanhla Msibi" w:date="2026-05-26T12:21:00Z" w16du:dateUtc="2026-05-26T10:21:00Z">
        <w:r w:rsidR="00455CD1">
          <w:t>and executed before Mar 2027</w:t>
        </w:r>
      </w:ins>
      <w:del w:id="109" w:author="Nonhlanhla Msibi" w:date="2026-05-26T12:21:00Z" w16du:dateUtc="2026-05-26T10:21:00Z">
        <w:r w:rsidDel="00455CD1">
          <w:delText>management focuses on the requirement of Sulphur</w:delText>
        </w:r>
      </w:del>
      <w:r>
        <w:t>.</w:t>
      </w:r>
    </w:p>
    <w:p w14:paraId="18C9751B" w14:textId="1E5F4776" w:rsidR="000F4495" w:rsidRDefault="000F4495" w:rsidP="000F4495">
      <w:pPr>
        <w:pStyle w:val="ListParagraph"/>
        <w:numPr>
          <w:ilvl w:val="0"/>
          <w:numId w:val="2"/>
        </w:numPr>
      </w:pPr>
      <w:r>
        <w:t>Facilities: Overall fine; however, PPE inventory room needs to be added in the future (November 2026).</w:t>
      </w:r>
    </w:p>
    <w:p w14:paraId="246D122A" w14:textId="77777777" w:rsidR="000F4495" w:rsidRDefault="000F4495" w:rsidP="000F4495"/>
    <w:p w14:paraId="429F21EE" w14:textId="257BE875" w:rsidR="000F4495" w:rsidRDefault="000F4495" w:rsidP="000F4495">
      <w:pPr>
        <w:rPr>
          <w:b/>
          <w:bCs/>
          <w:u w:val="single"/>
        </w:rPr>
      </w:pPr>
      <w:r w:rsidRPr="000F4495">
        <w:rPr>
          <w:b/>
          <w:bCs/>
          <w:u w:val="single"/>
        </w:rPr>
        <w:t>Effectiveness of actions to address risks and opportunities</w:t>
      </w:r>
    </w:p>
    <w:p w14:paraId="783C1B72" w14:textId="77777777" w:rsidR="00700C57" w:rsidRDefault="00700C57" w:rsidP="000F4495">
      <w:pPr>
        <w:rPr>
          <w:ins w:id="110" w:author="Nonhlanhla Msibi" w:date="2026-05-26T12:22:00Z" w16du:dateUtc="2026-05-26T10:22:00Z"/>
          <w:b/>
          <w:bCs/>
          <w:u w:val="single"/>
        </w:rPr>
      </w:pPr>
    </w:p>
    <w:p w14:paraId="0F1DFF39" w14:textId="77777777" w:rsidR="00455CD1" w:rsidRDefault="00455CD1" w:rsidP="000F4495">
      <w:pPr>
        <w:rPr>
          <w:b/>
          <w:bCs/>
          <w:u w:val="single"/>
        </w:rPr>
      </w:pPr>
    </w:p>
    <w:p w14:paraId="44CD11ED" w14:textId="77777777" w:rsidR="00700C57" w:rsidRDefault="00700C57" w:rsidP="000F4495">
      <w:pPr>
        <w:rPr>
          <w:b/>
          <w:bCs/>
          <w:u w:val="single"/>
        </w:rPr>
      </w:pPr>
    </w:p>
    <w:p w14:paraId="43F78129" w14:textId="5B24A16D" w:rsidR="00700C57" w:rsidRPr="00700C57" w:rsidRDefault="00700C57" w:rsidP="000F4495">
      <w:pPr>
        <w:rPr>
          <w:b/>
          <w:bCs/>
          <w:u w:val="single"/>
        </w:rPr>
      </w:pPr>
      <w:r w:rsidRPr="00700C57">
        <w:rPr>
          <w:b/>
          <w:bCs/>
          <w:u w:val="single"/>
        </w:rPr>
        <w:t>Fulfilment of Laboratory objectives and targets</w:t>
      </w:r>
    </w:p>
    <w:p w14:paraId="6CCF9CF5" w14:textId="23556360" w:rsidR="00700C57" w:rsidRDefault="00314E89" w:rsidP="00700C57">
      <w:pPr>
        <w:pStyle w:val="ListParagraph"/>
        <w:numPr>
          <w:ilvl w:val="0"/>
          <w:numId w:val="2"/>
        </w:numPr>
      </w:pPr>
      <w:ins w:id="111" w:author="Nonhlanhla Msibi" w:date="2026-05-26T12:56:00Z" w16du:dateUtc="2026-05-26T10:56:00Z">
        <w:r>
          <w:t xml:space="preserve">2026 </w:t>
        </w:r>
      </w:ins>
      <w:r w:rsidR="00700C57">
        <w:t>Objectives</w:t>
      </w:r>
      <w:ins w:id="112" w:author="Nonhlanhla Msibi" w:date="2026-05-26T12:56:00Z" w16du:dateUtc="2026-05-26T10:56:00Z">
        <w:r>
          <w:t xml:space="preserve"> have been set</w:t>
        </w:r>
      </w:ins>
      <w:del w:id="113" w:author="Nonhlanhla Msibi" w:date="2026-05-26T12:56:00Z" w16du:dateUtc="2026-05-26T10:56:00Z">
        <w:r w:rsidR="00700C57" w:rsidDel="00314E89">
          <w:delText xml:space="preserve"> done</w:delText>
        </w:r>
      </w:del>
      <w:r w:rsidR="00700C57">
        <w:t xml:space="preserve"> using ASMF 1703-8.9.213</w:t>
      </w:r>
      <w:ins w:id="114" w:author="Nonhlanhla Msibi" w:date="2026-05-26T12:57:00Z" w16du:dateUtc="2026-05-26T10:57:00Z">
        <w:r>
          <w:t>, they will be</w:t>
        </w:r>
      </w:ins>
      <w:del w:id="115" w:author="Nonhlanhla Msibi" w:date="2026-05-26T12:57:00Z" w16du:dateUtc="2026-05-26T10:57:00Z">
        <w:r w:rsidR="00700C57" w:rsidDel="00314E89">
          <w:delText xml:space="preserve"> and</w:delText>
        </w:r>
      </w:del>
      <w:r w:rsidR="00700C57">
        <w:t xml:space="preserve"> rated after six months (bi-annually). Next rating: October 2026.</w:t>
      </w:r>
    </w:p>
    <w:p w14:paraId="569A2780" w14:textId="77777777" w:rsidR="00700C57" w:rsidRDefault="00700C57" w:rsidP="00700C57"/>
    <w:p w14:paraId="34CCE93C" w14:textId="2AF75F06" w:rsidR="00700C57" w:rsidRPr="00700C57" w:rsidRDefault="00700C57" w:rsidP="00700C57">
      <w:pPr>
        <w:rPr>
          <w:b/>
          <w:bCs/>
          <w:u w:val="single"/>
        </w:rPr>
      </w:pPr>
      <w:r w:rsidRPr="00700C57">
        <w:rPr>
          <w:b/>
          <w:bCs/>
          <w:u w:val="single"/>
        </w:rPr>
        <w:t xml:space="preserve">Changes in </w:t>
      </w:r>
      <w:r>
        <w:rPr>
          <w:b/>
          <w:bCs/>
          <w:u w:val="single"/>
        </w:rPr>
        <w:t>the v</w:t>
      </w:r>
      <w:r w:rsidRPr="00700C57">
        <w:rPr>
          <w:b/>
          <w:bCs/>
          <w:u w:val="single"/>
        </w:rPr>
        <w:t xml:space="preserve">olume and </w:t>
      </w:r>
      <w:r>
        <w:rPr>
          <w:b/>
          <w:bCs/>
          <w:u w:val="single"/>
        </w:rPr>
        <w:t>t</w:t>
      </w:r>
      <w:r w:rsidRPr="00700C57">
        <w:rPr>
          <w:b/>
          <w:bCs/>
          <w:u w:val="single"/>
        </w:rPr>
        <w:t>ype of Work</w:t>
      </w:r>
      <w:r>
        <w:rPr>
          <w:b/>
          <w:bCs/>
          <w:u w:val="single"/>
        </w:rPr>
        <w:t xml:space="preserve"> undertaken by the laboratory</w:t>
      </w:r>
    </w:p>
    <w:p w14:paraId="341C8122" w14:textId="3402A4D6" w:rsidR="00700C57" w:rsidRDefault="00314E89" w:rsidP="00700C57">
      <w:pPr>
        <w:pStyle w:val="ListParagraph"/>
        <w:numPr>
          <w:ilvl w:val="0"/>
          <w:numId w:val="2"/>
        </w:numPr>
      </w:pPr>
      <w:ins w:id="116" w:author="Nonhlanhla Msibi" w:date="2026-05-26T12:58:00Z" w16du:dateUtc="2026-05-26T10:58:00Z">
        <w:r>
          <w:t>Testing work business</w:t>
        </w:r>
      </w:ins>
      <w:del w:id="117" w:author="Nonhlanhla Msibi" w:date="2026-05-26T12:58:00Z" w16du:dateUtc="2026-05-26T10:58:00Z">
        <w:r w:rsidR="00700C57" w:rsidDel="00314E89">
          <w:delText>Business</w:delText>
        </w:r>
      </w:del>
      <w:r w:rsidR="00700C57">
        <w:t xml:space="preserve"> proposal</w:t>
      </w:r>
      <w:ins w:id="118" w:author="Nonhlanhla Msibi" w:date="2026-05-26T12:58:00Z" w16du:dateUtc="2026-05-26T10:58:00Z">
        <w:r>
          <w:t xml:space="preserve"> drafted and submitted for Vryheid mine </w:t>
        </w:r>
      </w:ins>
      <w:ins w:id="119" w:author="Nonhlanhla Msibi" w:date="2026-05-26T12:59:00Z" w16du:dateUtc="2026-05-26T10:59:00Z">
        <w:r>
          <w:t>onsite lab management</w:t>
        </w:r>
      </w:ins>
      <w:r w:rsidR="00700C57">
        <w:t>.</w:t>
      </w:r>
      <w:ins w:id="120" w:author="Nonhlanhla Msibi" w:date="2026-05-26T13:08:00Z" w16du:dateUtc="2026-05-26T11:08:00Z">
        <w:r w:rsidR="000A7FA0">
          <w:t xml:space="preserve"> Commissioning is expected to happen July 2026.</w:t>
        </w:r>
      </w:ins>
    </w:p>
    <w:p w14:paraId="4492C321" w14:textId="58CF2634" w:rsidR="00700C57" w:rsidRDefault="00700C57" w:rsidP="00700C57">
      <w:pPr>
        <w:pStyle w:val="ListParagraph"/>
        <w:numPr>
          <w:ilvl w:val="0"/>
          <w:numId w:val="2"/>
        </w:numPr>
      </w:pPr>
      <w:r>
        <w:t>ISO 9001</w:t>
      </w:r>
      <w:ins w:id="121" w:author="Nonhlanhla Msibi" w:date="2026-05-26T12:59:00Z" w16du:dateUtc="2026-05-26T10:59:00Z">
        <w:r w:rsidR="00314E89">
          <w:t xml:space="preserve">system documentation required by </w:t>
        </w:r>
        <w:proofErr w:type="spellStart"/>
        <w:r w:rsidR="00314E89">
          <w:t>Malefo</w:t>
        </w:r>
        <w:proofErr w:type="spellEnd"/>
        <w:r w:rsidR="00314E89">
          <w:t xml:space="preserve"> mining services</w:t>
        </w:r>
      </w:ins>
      <w:ins w:id="122" w:author="Nonhlanhla Msibi" w:date="2026-05-26T13:07:00Z" w16du:dateUtc="2026-05-26T11:07:00Z">
        <w:r w:rsidR="000A7FA0">
          <w:t xml:space="preserve">. </w:t>
        </w:r>
        <w:proofErr w:type="gramStart"/>
        <w:r w:rsidR="000A7FA0">
          <w:t>Awaiting</w:t>
        </w:r>
        <w:proofErr w:type="gramEnd"/>
        <w:r w:rsidR="000A7FA0">
          <w:t xml:space="preserve"> for deposit then work will start.</w:t>
        </w:r>
      </w:ins>
    </w:p>
    <w:p w14:paraId="4D54914B" w14:textId="2C9C7D8F" w:rsidR="00700C57" w:rsidRDefault="00700C57" w:rsidP="00700C57">
      <w:pPr>
        <w:pStyle w:val="ListParagraph"/>
        <w:numPr>
          <w:ilvl w:val="0"/>
          <w:numId w:val="2"/>
        </w:numPr>
      </w:pPr>
      <w:del w:id="123" w:author="Nonhlanhla Msibi" w:date="2026-05-26T13:07:00Z" w16du:dateUtc="2026-05-26T11:07:00Z">
        <w:r w:rsidDel="000A7FA0">
          <w:delText>KZN-Vryheid onsite – Commissioning: June 2026.</w:delText>
        </w:r>
      </w:del>
    </w:p>
    <w:p w14:paraId="32A3538A" w14:textId="77777777" w:rsidR="00700C57" w:rsidRDefault="00700C57" w:rsidP="00700C57">
      <w:pPr>
        <w:pStyle w:val="Heading1"/>
        <w:spacing w:before="0" w:after="0"/>
      </w:pPr>
    </w:p>
    <w:p w14:paraId="09D4C6B6" w14:textId="5A921E5A" w:rsidR="00700C57" w:rsidRPr="00700C57" w:rsidRDefault="00700C57" w:rsidP="00700C57">
      <w:pPr>
        <w:rPr>
          <w:b/>
          <w:bCs/>
          <w:u w:val="single"/>
        </w:rPr>
      </w:pPr>
      <w:r w:rsidRPr="00700C57">
        <w:rPr>
          <w:b/>
          <w:bCs/>
          <w:u w:val="single"/>
        </w:rPr>
        <w:t xml:space="preserve">Suitability and Effectiveness of policies, procedures and work instructions </w:t>
      </w:r>
    </w:p>
    <w:p w14:paraId="42D7E20C" w14:textId="77777777" w:rsidR="00700C57" w:rsidRDefault="00700C57" w:rsidP="00700C57">
      <w:pPr>
        <w:pStyle w:val="ListParagraph"/>
        <w:numPr>
          <w:ilvl w:val="0"/>
          <w:numId w:val="2"/>
        </w:numPr>
      </w:pPr>
      <w:r>
        <w:t>Under impartiality: Quality policy was amended to include internal audit. To be checked after monitoring period.</w:t>
      </w:r>
    </w:p>
    <w:p w14:paraId="6F07CD75" w14:textId="77777777" w:rsidR="00700C57" w:rsidRDefault="00700C57" w:rsidP="00700C57">
      <w:pPr>
        <w:pStyle w:val="ListParagraph"/>
        <w:numPr>
          <w:ilvl w:val="0"/>
          <w:numId w:val="2"/>
        </w:numPr>
      </w:pPr>
      <w:r>
        <w:t>Changes made in prep are effective since they passed audit.</w:t>
      </w:r>
    </w:p>
    <w:p w14:paraId="1961FF50" w14:textId="77777777" w:rsidR="00700C57" w:rsidRDefault="00700C57" w:rsidP="00700C57">
      <w:pPr>
        <w:pStyle w:val="ListParagraph"/>
        <w:numPr>
          <w:ilvl w:val="0"/>
          <w:numId w:val="2"/>
        </w:numPr>
      </w:pPr>
      <w:r>
        <w:lastRenderedPageBreak/>
        <w:t>Working instructions: Changes still effective. A lot of procedures were changed after SANAS – to be checked after COF.</w:t>
      </w:r>
    </w:p>
    <w:p w14:paraId="05012D72" w14:textId="77777777" w:rsidR="00700C57" w:rsidRDefault="00700C57" w:rsidP="00700C57"/>
    <w:p w14:paraId="1F0B634E" w14:textId="41BE7287" w:rsidR="00700C57" w:rsidRDefault="00700C57" w:rsidP="00700C57">
      <w:r>
        <w:rPr>
          <w:b/>
          <w:bCs/>
          <w:sz w:val="24"/>
          <w:szCs w:val="24"/>
          <w:u w:val="single"/>
        </w:rPr>
        <w:t>Results of assessment by external bodies</w:t>
      </w:r>
    </w:p>
    <w:p w14:paraId="12ED6D9F" w14:textId="290EAF51" w:rsidR="00700C57" w:rsidRDefault="00700C57" w:rsidP="00700C57">
      <w:pPr>
        <w:pStyle w:val="ListParagraph"/>
        <w:numPr>
          <w:ilvl w:val="0"/>
          <w:numId w:val="2"/>
        </w:numPr>
      </w:pPr>
      <w:r>
        <w:t xml:space="preserve">SANAS found the laboratory is not conforming to its own </w:t>
      </w:r>
      <w:ins w:id="124" w:author="Nonhlanhla Msibi" w:date="2026-05-26T13:10:00Z" w16du:dateUtc="2026-05-26T11:10:00Z">
        <w:r w:rsidR="000A7FA0">
          <w:t xml:space="preserve">management </w:t>
        </w:r>
      </w:ins>
      <w:r>
        <w:t>system.</w:t>
      </w:r>
    </w:p>
    <w:p w14:paraId="39932EC6" w14:textId="77777777" w:rsidR="00700C57" w:rsidRDefault="00700C57" w:rsidP="00700C57">
      <w:pPr>
        <w:pStyle w:val="ListParagraph"/>
        <w:numPr>
          <w:ilvl w:val="0"/>
          <w:numId w:val="2"/>
        </w:numPr>
      </w:pPr>
      <w:r>
        <w:t>Technical aspect of the CMB was found to be sufficiently implemented, given the number of NCs.</w:t>
      </w:r>
    </w:p>
    <w:p w14:paraId="5E763CBE" w14:textId="77777777" w:rsidR="00700C57" w:rsidRDefault="00700C57" w:rsidP="00700C57">
      <w:pPr>
        <w:pStyle w:val="ListParagraph"/>
        <w:numPr>
          <w:ilvl w:val="0"/>
          <w:numId w:val="2"/>
        </w:numPr>
      </w:pPr>
      <w:r>
        <w:t>PT provider: Lab performs well – SANAS was impressed.</w:t>
      </w:r>
    </w:p>
    <w:p w14:paraId="56C9C7E7" w14:textId="77777777" w:rsidR="00700C57" w:rsidRDefault="00700C57" w:rsidP="00700C57"/>
    <w:p w14:paraId="7F633EC3" w14:textId="447A300F" w:rsidR="00E10B7D" w:rsidRPr="00700C57" w:rsidRDefault="005E4546" w:rsidP="00700C57">
      <w:pPr>
        <w:rPr>
          <w:b/>
          <w:bCs/>
          <w:u w:val="single"/>
        </w:rPr>
      </w:pPr>
      <w:r w:rsidRPr="00700C57">
        <w:rPr>
          <w:b/>
          <w:bCs/>
          <w:u w:val="single"/>
        </w:rPr>
        <w:t>Management Review Action Register</w:t>
      </w:r>
    </w:p>
    <w:p w14:paraId="1D6BC24E" w14:textId="77777777" w:rsidR="00E10B7D" w:rsidRDefault="005E4546" w:rsidP="00A21686">
      <w:r>
        <w:t>All improvement actions identified during this meeting are captured below. Progress shall be reviewed at the next Management Review Meeting.</w:t>
      </w:r>
    </w:p>
    <w:p w14:paraId="4A09E528" w14:textId="77777777" w:rsidR="00E10B7D" w:rsidRDefault="00E10B7D" w:rsidP="00A2168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3"/>
        <w:gridCol w:w="3065"/>
        <w:gridCol w:w="2348"/>
        <w:gridCol w:w="2625"/>
        <w:gridCol w:w="1695"/>
      </w:tblGrid>
      <w:tr w:rsidR="00700C57" w:rsidRPr="00996318" w14:paraId="72D3994C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F98F" w14:textId="77777777" w:rsidR="00700C57" w:rsidRPr="00996318" w:rsidRDefault="00700C57" w:rsidP="00A21686">
            <w:r w:rsidRPr="00996318">
              <w:rPr>
                <w:b/>
                <w:bCs/>
                <w:color w:val="FFFFFF"/>
              </w:rPr>
              <w:t>No.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CE7A" w14:textId="77777777" w:rsidR="00700C57" w:rsidRPr="00996318" w:rsidRDefault="00700C57" w:rsidP="00A21686">
            <w:r w:rsidRPr="00996318">
              <w:rPr>
                <w:b/>
                <w:bCs/>
                <w:color w:val="FFFFFF"/>
              </w:rPr>
              <w:t>Action / Improvement Required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C49C" w14:textId="77777777" w:rsidR="00700C57" w:rsidRPr="00996318" w:rsidRDefault="00700C57" w:rsidP="00A21686">
            <w:r w:rsidRPr="00996318"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678B" w14:textId="77777777" w:rsidR="00700C57" w:rsidRPr="00996318" w:rsidRDefault="00700C57" w:rsidP="00A21686">
            <w:r w:rsidRPr="00996318">
              <w:rPr>
                <w:b/>
                <w:bCs/>
                <w:color w:val="FFFFFF"/>
              </w:rPr>
              <w:t>Responsible Person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154A" w14:textId="77777777" w:rsidR="00700C57" w:rsidRPr="00996318" w:rsidRDefault="00700C57" w:rsidP="00A21686">
            <w:r w:rsidRPr="00996318">
              <w:rPr>
                <w:b/>
                <w:bCs/>
                <w:color w:val="FFFFFF"/>
              </w:rPr>
              <w:t>Target Date</w:t>
            </w:r>
          </w:p>
        </w:tc>
      </w:tr>
      <w:tr w:rsidR="00700C57" w:rsidRPr="00996318" w14:paraId="59CA27CF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FF55" w14:textId="77777777" w:rsidR="00700C57" w:rsidRPr="00996318" w:rsidRDefault="00700C57" w:rsidP="00A21686">
            <w:r w:rsidRPr="00996318">
              <w:t>1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2A23" w14:textId="481AF9A0" w:rsidR="00700C57" w:rsidRPr="00996318" w:rsidRDefault="00700C57" w:rsidP="00A21686">
            <w:del w:id="125" w:author="Nonhlanhla Msibi" w:date="2026-05-26T11:18:00Z" w16du:dateUtc="2026-05-26T09:18:00Z">
              <w:r w:rsidRPr="00996318" w:rsidDel="004C7E8B">
                <w:delText>Drain</w:delText>
              </w:r>
            </w:del>
            <w:ins w:id="126" w:author="Nonhlanhla Msibi" w:date="2026-05-26T11:18:00Z" w16du:dateUtc="2026-05-26T09:18:00Z">
              <w:r w:rsidR="004C7E8B">
                <w:t>Air-con:</w:t>
              </w:r>
              <w:r w:rsidR="004C7E8B" w:rsidRPr="00996318">
                <w:t xml:space="preserve"> Drain</w:t>
              </w:r>
            </w:ins>
            <w:r w:rsidRPr="00996318">
              <w:t xml:space="preserve"> water into bucket &amp; replace with appropriate equipment (long-term: buy appropriate equipment)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346A" w14:textId="77777777" w:rsidR="00700C57" w:rsidRPr="00996318" w:rsidRDefault="00700C57" w:rsidP="00A21686">
            <w:r w:rsidRPr="00996318">
              <w:t>Previous MRM action item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AD15" w14:textId="55F4CBF5" w:rsidR="00700C57" w:rsidRPr="00996318" w:rsidRDefault="00700C57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F204" w14:textId="28AA74A2" w:rsidR="00700C57" w:rsidRPr="00996318" w:rsidRDefault="00700C57" w:rsidP="00A21686">
            <w:r w:rsidRPr="00996318">
              <w:t xml:space="preserve">Open until </w:t>
            </w:r>
            <w:ins w:id="127" w:author="Nonhlanhla Msibi" w:date="2026-05-26T11:18:00Z" w16du:dateUtc="2026-05-26T09:18:00Z">
              <w:r w:rsidR="004C7E8B">
                <w:t xml:space="preserve">(new air-con) </w:t>
              </w:r>
            </w:ins>
            <w:r w:rsidRPr="00996318">
              <w:t>equipment purchased</w:t>
            </w:r>
          </w:p>
        </w:tc>
      </w:tr>
      <w:tr w:rsidR="00996318" w:rsidRPr="00996318" w14:paraId="7E1D8636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00D6" w14:textId="4DB2BF9A" w:rsidR="00996318" w:rsidRPr="00996318" w:rsidRDefault="00996318" w:rsidP="00A21686">
            <w:r w:rsidRPr="00996318">
              <w:t>2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EC8F" w14:textId="49C6E889" w:rsidR="00996318" w:rsidRPr="00996318" w:rsidRDefault="00996318" w:rsidP="00A21686">
            <w:r w:rsidRPr="00996318">
              <w:t>New gloves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E31E" w14:textId="6011AA48" w:rsidR="00996318" w:rsidRPr="00996318" w:rsidRDefault="00996318" w:rsidP="00A21686">
            <w:r w:rsidRPr="00996318">
              <w:t>Previous MRM action item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E670" w14:textId="63D77725" w:rsidR="00996318" w:rsidRPr="00996318" w:rsidRDefault="00996318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5025" w14:textId="6AA737D4" w:rsidR="00996318" w:rsidRPr="00996318" w:rsidRDefault="00996318" w:rsidP="00A21686">
            <w:r w:rsidRPr="00996318">
              <w:t>21/05/2026</w:t>
            </w:r>
          </w:p>
        </w:tc>
      </w:tr>
      <w:tr w:rsidR="00700C57" w:rsidRPr="00996318" w14:paraId="4B46A562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0B16" w14:textId="2D8601E9" w:rsidR="00700C57" w:rsidRPr="00996318" w:rsidRDefault="00996318" w:rsidP="00A21686">
            <w:r>
              <w:t>3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317E" w14:textId="242B7C69" w:rsidR="00700C57" w:rsidRPr="00996318" w:rsidRDefault="00996318" w:rsidP="00A21686">
            <w:r>
              <w:t>B</w:t>
            </w:r>
            <w:r w:rsidR="00700C57" w:rsidRPr="00996318">
              <w:t>uild PPE stock inventory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9B33" w14:textId="77777777" w:rsidR="00700C57" w:rsidRPr="00996318" w:rsidRDefault="00700C57" w:rsidP="00A21686">
            <w:r w:rsidRPr="00996318">
              <w:t>Previous MRM / PPE procurement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A0A3" w14:textId="3CA9BA5F" w:rsidR="00700C57" w:rsidRPr="00996318" w:rsidRDefault="00996318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4E07" w14:textId="1B76CDCC" w:rsidR="00700C57" w:rsidRPr="00996318" w:rsidRDefault="00996318" w:rsidP="00A21686">
            <w:r>
              <w:t>W</w:t>
            </w:r>
            <w:r w:rsidR="00700C57" w:rsidRPr="00996318">
              <w:t>ait for mine startup Ju</w:t>
            </w:r>
            <w:ins w:id="128" w:author="Nonhlanhla Msibi" w:date="2026-05-26T11:19:00Z" w16du:dateUtc="2026-05-26T09:19:00Z">
              <w:r w:rsidR="004C7E8B">
                <w:t>ly</w:t>
              </w:r>
            </w:ins>
            <w:del w:id="129" w:author="Nonhlanhla Msibi" w:date="2026-05-26T11:19:00Z" w16du:dateUtc="2026-05-26T09:19:00Z">
              <w:r w:rsidR="00700C57" w:rsidRPr="00996318" w:rsidDel="004C7E8B">
                <w:delText>ne</w:delText>
              </w:r>
            </w:del>
            <w:r w:rsidR="00700C57" w:rsidRPr="00996318">
              <w:t xml:space="preserve"> 202</w:t>
            </w:r>
            <w:r>
              <w:t>6</w:t>
            </w:r>
          </w:p>
        </w:tc>
      </w:tr>
      <w:tr w:rsidR="00700C57" w:rsidRPr="00996318" w:rsidDel="004C7E8B" w14:paraId="5C4F0718" w14:textId="6CE79DDB" w:rsidTr="00700C57">
        <w:trPr>
          <w:del w:id="130" w:author="Nonhlanhla Msibi" w:date="2026-05-26T11:19:00Z" w16du:dateUtc="2026-05-26T09:19:00Z"/>
        </w:trPr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8B26" w14:textId="2FBA33D9" w:rsidR="00700C57" w:rsidRPr="00996318" w:rsidDel="004C7E8B" w:rsidRDefault="00996318" w:rsidP="00A21686">
            <w:pPr>
              <w:rPr>
                <w:del w:id="131" w:author="Nonhlanhla Msibi" w:date="2026-05-26T11:19:00Z" w16du:dateUtc="2026-05-26T09:19:00Z"/>
              </w:rPr>
            </w:pPr>
            <w:del w:id="132" w:author="Nonhlanhla Msibi" w:date="2026-05-26T11:19:00Z" w16du:dateUtc="2026-05-26T09:19:00Z">
              <w:r w:rsidDel="004C7E8B">
                <w:delText>4</w:delText>
              </w:r>
            </w:del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15E1" w14:textId="3315D8AD" w:rsidR="00700C57" w:rsidRPr="00996318" w:rsidDel="004C7E8B" w:rsidRDefault="00700C57" w:rsidP="00A21686">
            <w:pPr>
              <w:rPr>
                <w:del w:id="133" w:author="Nonhlanhla Msibi" w:date="2026-05-26T11:19:00Z" w16du:dateUtc="2026-05-26T09:19:00Z"/>
              </w:rPr>
            </w:pPr>
            <w:del w:id="134" w:author="Nonhlanhla Msibi" w:date="2026-05-26T11:19:00Z" w16du:dateUtc="2026-05-26T09:19:00Z">
              <w:r w:rsidRPr="00996318" w:rsidDel="004C7E8B">
                <w:delText>Bimonthly submission for CV/VOL changed to monthly for IM</w:delText>
              </w:r>
            </w:del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5A49" w14:textId="1D8D7FA1" w:rsidR="00700C57" w:rsidRPr="00996318" w:rsidDel="004C7E8B" w:rsidRDefault="00700C57" w:rsidP="00A21686">
            <w:pPr>
              <w:rPr>
                <w:del w:id="135" w:author="Nonhlanhla Msibi" w:date="2026-05-26T11:19:00Z" w16du:dateUtc="2026-05-26T09:19:00Z"/>
              </w:rPr>
            </w:pPr>
            <w:del w:id="136" w:author="Nonhlanhla Msibi" w:date="2026-05-26T11:19:00Z" w16du:dateUtc="2026-05-26T09:19:00Z">
              <w:r w:rsidRPr="00996318" w:rsidDel="004C7E8B">
                <w:delText>Previous MRM action item</w:delText>
              </w:r>
            </w:del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A4E5" w14:textId="5E7A8877" w:rsidR="00700C57" w:rsidRPr="00996318" w:rsidDel="004C7E8B" w:rsidRDefault="00700C57" w:rsidP="00A21686">
            <w:pPr>
              <w:rPr>
                <w:del w:id="137" w:author="Nonhlanhla Msibi" w:date="2026-05-26T11:19:00Z" w16du:dateUtc="2026-05-26T09:19:00Z"/>
              </w:rPr>
            </w:pPr>
            <w:del w:id="138" w:author="Nonhlanhla Msibi" w:date="2026-05-26T11:19:00Z" w16du:dateUtc="2026-05-26T09:19:00Z">
              <w:r w:rsidRPr="00996318" w:rsidDel="004C7E8B">
                <w:delText>Management</w:delText>
              </w:r>
            </w:del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C121" w14:textId="21A909BF" w:rsidR="00700C57" w:rsidRPr="00996318" w:rsidDel="004C7E8B" w:rsidRDefault="00700C57" w:rsidP="00A21686">
            <w:pPr>
              <w:rPr>
                <w:del w:id="139" w:author="Nonhlanhla Msibi" w:date="2026-05-26T11:19:00Z" w16du:dateUtc="2026-05-26T09:19:00Z"/>
              </w:rPr>
            </w:pPr>
            <w:del w:id="140" w:author="Nonhlanhla Msibi" w:date="2026-05-26T11:19:00Z" w16du:dateUtc="2026-05-26T09:19:00Z">
              <w:r w:rsidRPr="00996318" w:rsidDel="004C7E8B">
                <w:delText>Ongoing – 25th of every month</w:delText>
              </w:r>
            </w:del>
          </w:p>
        </w:tc>
      </w:tr>
      <w:tr w:rsidR="00700C57" w:rsidRPr="00996318" w14:paraId="6BD3594C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FC6F" w14:textId="6F85B104" w:rsidR="00700C57" w:rsidRPr="00996318" w:rsidRDefault="00996318" w:rsidP="00A21686">
            <w:r>
              <w:t>5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0A8F" w14:textId="77777777" w:rsidR="00700C57" w:rsidRPr="00996318" w:rsidRDefault="00700C57" w:rsidP="00A21686">
            <w:r w:rsidRPr="00996318">
              <w:t>Request for crucible tray (2 months from today)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00CA" w14:textId="77777777" w:rsidR="00700C57" w:rsidRPr="00996318" w:rsidRDefault="00700C57" w:rsidP="00A21686">
            <w:r w:rsidRPr="00996318">
              <w:t>Previous MRM action item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3481" w14:textId="140B74D9" w:rsidR="00700C57" w:rsidRPr="00996318" w:rsidRDefault="00700C57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FAA7" w14:textId="77777777" w:rsidR="00700C57" w:rsidRPr="00996318" w:rsidRDefault="00700C57" w:rsidP="00A21686">
            <w:r w:rsidRPr="00996318">
              <w:t>July 2026</w:t>
            </w:r>
          </w:p>
        </w:tc>
      </w:tr>
      <w:tr w:rsidR="00700C57" w:rsidRPr="00996318" w14:paraId="646934DD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A808" w14:textId="424FBC5F" w:rsidR="00700C57" w:rsidRPr="00996318" w:rsidRDefault="00996318" w:rsidP="00A21686">
            <w:r>
              <w:t>6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F248" w14:textId="77777777" w:rsidR="00700C57" w:rsidRPr="00996318" w:rsidRDefault="00700C57" w:rsidP="00A21686">
            <w:r w:rsidRPr="00996318">
              <w:t>Draft disciplinary procedure; internal review then external review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708D" w14:textId="77777777" w:rsidR="00700C57" w:rsidRPr="00996318" w:rsidRDefault="00700C57" w:rsidP="00A21686">
            <w:r w:rsidRPr="00996318">
              <w:t>Previous MRM action item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9423" w14:textId="58845103" w:rsidR="00700C57" w:rsidRPr="00996318" w:rsidRDefault="00700C57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BE0F" w14:textId="77777777" w:rsidR="00700C57" w:rsidRPr="00996318" w:rsidRDefault="00700C57" w:rsidP="00A21686">
            <w:r w:rsidRPr="00996318">
              <w:t>29/05/2026 (draft); June 2026 (close)</w:t>
            </w:r>
          </w:p>
        </w:tc>
      </w:tr>
      <w:tr w:rsidR="00700C57" w:rsidRPr="00996318" w14:paraId="2D354085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F7D9" w14:textId="29E6FC07" w:rsidR="00700C57" w:rsidRPr="00996318" w:rsidRDefault="00996318" w:rsidP="00A21686">
            <w:r>
              <w:t>7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1973" w14:textId="7D4F715A" w:rsidR="00700C57" w:rsidRPr="00996318" w:rsidRDefault="00700C57" w:rsidP="00A21686">
            <w:r w:rsidRPr="00996318">
              <w:t xml:space="preserve">Update NC register – currently 30 open NCs (external); 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0D8B" w14:textId="77777777" w:rsidR="00700C57" w:rsidRPr="00996318" w:rsidRDefault="00700C57" w:rsidP="00A21686">
            <w:r w:rsidRPr="00996318">
              <w:t>Internal/External audit results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733F" w14:textId="5EE5F9F0" w:rsidR="00700C57" w:rsidRPr="00996318" w:rsidRDefault="004C7E8B" w:rsidP="00A21686">
            <w:ins w:id="141" w:author="Nonhlanhla Msibi" w:date="2026-05-26T11:21:00Z" w16du:dateUtc="2026-05-26T09:21:00Z">
              <w:r>
                <w:t>Keitumetse</w:t>
              </w:r>
            </w:ins>
            <w:del w:id="142" w:author="Nonhlanhla Msibi" w:date="2026-05-26T11:21:00Z" w16du:dateUtc="2026-05-26T09:21:00Z">
              <w:r w:rsidR="00700C57" w:rsidRPr="00996318" w:rsidDel="004C7E8B">
                <w:delText>Management</w:delText>
              </w:r>
            </w:del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2B5B" w14:textId="77C7B7E0" w:rsidR="00700C57" w:rsidRPr="00996318" w:rsidRDefault="00700C57" w:rsidP="00A21686">
            <w:r w:rsidRPr="00996318">
              <w:t>2</w:t>
            </w:r>
            <w:ins w:id="143" w:author="Nonhlanhla Msibi" w:date="2026-05-26T11:21:00Z" w16du:dateUtc="2026-05-26T09:21:00Z">
              <w:r w:rsidR="004C7E8B">
                <w:t>9</w:t>
              </w:r>
            </w:ins>
            <w:del w:id="144" w:author="Nonhlanhla Msibi" w:date="2026-05-26T11:21:00Z" w16du:dateUtc="2026-05-26T09:21:00Z">
              <w:r w:rsidRPr="00996318" w:rsidDel="004C7E8B">
                <w:delText>5</w:delText>
              </w:r>
            </w:del>
            <w:r w:rsidRPr="00996318">
              <w:t>/05/2026</w:t>
            </w:r>
          </w:p>
        </w:tc>
      </w:tr>
      <w:tr w:rsidR="00FC083D" w:rsidRPr="00996318" w14:paraId="60955746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09EF" w14:textId="6DC5D889" w:rsidR="00FC083D" w:rsidRPr="00996318" w:rsidRDefault="00996318" w:rsidP="00A21686">
            <w:r>
              <w:t>8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C448" w14:textId="637738FB" w:rsidR="00FC083D" w:rsidRPr="00996318" w:rsidRDefault="00FC083D" w:rsidP="00A21686">
            <w:r w:rsidRPr="00996318">
              <w:t xml:space="preserve">Send outstanding 6 NCs to SANAS 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C951" w14:textId="109AC5D6" w:rsidR="00FC083D" w:rsidRPr="00996318" w:rsidRDefault="00FC083D" w:rsidP="00A21686">
            <w:r w:rsidRPr="00996318">
              <w:t>External audit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D3A9" w14:textId="244228CA" w:rsidR="00FC083D" w:rsidRPr="00996318" w:rsidRDefault="00FC083D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CCD1" w14:textId="28A4444D" w:rsidR="00FC083D" w:rsidRPr="00996318" w:rsidRDefault="00FC083D" w:rsidP="00A21686">
            <w:r w:rsidRPr="00996318">
              <w:t>22 May - 26 May</w:t>
            </w:r>
          </w:p>
        </w:tc>
      </w:tr>
      <w:tr w:rsidR="00700C57" w:rsidRPr="00996318" w14:paraId="206E05FB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09A7" w14:textId="56D7609F" w:rsidR="00700C57" w:rsidRPr="00996318" w:rsidRDefault="00996318" w:rsidP="00A21686">
            <w:r>
              <w:t>9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359D" w14:textId="77777777" w:rsidR="00700C57" w:rsidRPr="00996318" w:rsidRDefault="00700C57" w:rsidP="00A21686">
            <w:r w:rsidRPr="00996318">
              <w:t>Set up internal personnel feedback/grievance system for next MRM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C23E" w14:textId="77777777" w:rsidR="00700C57" w:rsidRPr="00996318" w:rsidRDefault="00700C57" w:rsidP="00A21686">
            <w:r w:rsidRPr="00996318">
              <w:t>Complaints &amp; feedback review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A82D" w14:textId="77777777" w:rsidR="00700C57" w:rsidRPr="00996318" w:rsidRDefault="00700C57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B684" w14:textId="5D8BA457" w:rsidR="00700C57" w:rsidRPr="00996318" w:rsidRDefault="004C7E8B" w:rsidP="00A21686">
            <w:ins w:id="145" w:author="Nonhlanhla Msibi" w:date="2026-05-26T11:23:00Z" w16du:dateUtc="2026-05-26T09:23:00Z">
              <w:r>
                <w:t>July 2026</w:t>
              </w:r>
            </w:ins>
            <w:del w:id="146" w:author="Nonhlanhla Msibi" w:date="2026-05-26T11:23:00Z" w16du:dateUtc="2026-05-26T09:23:00Z">
              <w:r w:rsidR="00700C57" w:rsidRPr="00996318" w:rsidDel="004C7E8B">
                <w:delText>Next MRM</w:delText>
              </w:r>
            </w:del>
          </w:p>
        </w:tc>
      </w:tr>
      <w:tr w:rsidR="00700C57" w:rsidRPr="00996318" w14:paraId="5A235B8C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38F6" w14:textId="58EC6DF5" w:rsidR="00700C57" w:rsidRPr="00996318" w:rsidRDefault="00996318" w:rsidP="00A21686">
            <w:r>
              <w:t>10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19D8" w14:textId="77777777" w:rsidR="00700C57" w:rsidRPr="00996318" w:rsidRDefault="00700C57" w:rsidP="00A21686">
            <w:r w:rsidRPr="00996318">
              <w:t>Establish PPE inventory room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638F" w14:textId="77777777" w:rsidR="00700C57" w:rsidRPr="00996318" w:rsidRDefault="00700C57" w:rsidP="00A21686">
            <w:r w:rsidRPr="00996318">
              <w:t>Adequacy of resources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5AF5" w14:textId="15C47F62" w:rsidR="00700C57" w:rsidRPr="00996318" w:rsidRDefault="00700C57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6C81" w14:textId="77777777" w:rsidR="00700C57" w:rsidRPr="00996318" w:rsidRDefault="00700C57" w:rsidP="00A21686">
            <w:r w:rsidRPr="00996318">
              <w:t>November 2026</w:t>
            </w:r>
          </w:p>
        </w:tc>
      </w:tr>
      <w:tr w:rsidR="00700C57" w:rsidRPr="00996318" w14:paraId="6D490A0D" w14:textId="77777777" w:rsidTr="00700C57">
        <w:tc>
          <w:tcPr>
            <w:tcW w:w="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E473" w14:textId="2BEC904A" w:rsidR="00700C57" w:rsidRPr="00996318" w:rsidRDefault="00996318" w:rsidP="00A21686">
            <w:r>
              <w:t>11</w:t>
            </w:r>
          </w:p>
        </w:tc>
        <w:tc>
          <w:tcPr>
            <w:tcW w:w="15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DA68" w14:textId="77777777" w:rsidR="00700C57" w:rsidRPr="00996318" w:rsidRDefault="00700C57" w:rsidP="00A21686">
            <w:r w:rsidRPr="00996318">
              <w:t>Document an Ethics Policy</w:t>
            </w:r>
          </w:p>
        </w:tc>
        <w:tc>
          <w:tcPr>
            <w:tcW w:w="11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9E52" w14:textId="77777777" w:rsidR="00700C57" w:rsidRPr="00996318" w:rsidRDefault="00700C57" w:rsidP="00A21686">
            <w:r w:rsidRPr="00996318">
              <w:t>Risk assessment – management influence</w:t>
            </w:r>
          </w:p>
        </w:tc>
        <w:tc>
          <w:tcPr>
            <w:tcW w:w="10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A820" w14:textId="77777777" w:rsidR="00700C57" w:rsidRPr="00996318" w:rsidRDefault="00700C57" w:rsidP="00A21686">
            <w:r w:rsidRPr="00996318">
              <w:t>NP Msibi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A2AD" w14:textId="77777777" w:rsidR="00700C57" w:rsidRPr="00996318" w:rsidRDefault="00700C57" w:rsidP="00A21686">
            <w:r w:rsidRPr="00996318">
              <w:t>29/05/2026</w:t>
            </w:r>
          </w:p>
        </w:tc>
      </w:tr>
    </w:tbl>
    <w:p w14:paraId="61A5977E" w14:textId="77777777" w:rsidR="00E10B7D" w:rsidRDefault="00E10B7D" w:rsidP="00A21686"/>
    <w:sectPr w:rsidR="00E10B7D" w:rsidSect="00A21686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181D8" w14:textId="77777777" w:rsidR="005E4546" w:rsidRDefault="005E4546">
      <w:r>
        <w:separator/>
      </w:r>
    </w:p>
  </w:endnote>
  <w:endnote w:type="continuationSeparator" w:id="0">
    <w:p w14:paraId="127102E8" w14:textId="77777777" w:rsidR="005E4546" w:rsidRDefault="005E4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E0715" w14:textId="77777777" w:rsidR="005E4546" w:rsidRDefault="005E4546">
      <w:r>
        <w:separator/>
      </w:r>
    </w:p>
  </w:footnote>
  <w:footnote w:type="continuationSeparator" w:id="0">
    <w:p w14:paraId="011D253D" w14:textId="77777777" w:rsidR="005E4546" w:rsidRDefault="005E45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44A3"/>
    <w:multiLevelType w:val="hybridMultilevel"/>
    <w:tmpl w:val="DDDCD620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64DEF"/>
    <w:multiLevelType w:val="hybridMultilevel"/>
    <w:tmpl w:val="388CD49E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D6F93"/>
    <w:multiLevelType w:val="hybridMultilevel"/>
    <w:tmpl w:val="7AC8ECD2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E2ABC"/>
    <w:multiLevelType w:val="hybridMultilevel"/>
    <w:tmpl w:val="44109FFC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F1E9D"/>
    <w:multiLevelType w:val="hybridMultilevel"/>
    <w:tmpl w:val="F362BFBA"/>
    <w:lvl w:ilvl="0" w:tplc="FE408E46">
      <w:start w:val="1"/>
      <w:numFmt w:val="bullet"/>
      <w:lvlText w:val="●"/>
      <w:lvlJc w:val="left"/>
      <w:pPr>
        <w:ind w:left="720" w:hanging="360"/>
      </w:pPr>
    </w:lvl>
    <w:lvl w:ilvl="1" w:tplc="85580A1E">
      <w:start w:val="1"/>
      <w:numFmt w:val="bullet"/>
      <w:lvlText w:val="○"/>
      <w:lvlJc w:val="left"/>
      <w:pPr>
        <w:ind w:left="1440" w:hanging="360"/>
      </w:pPr>
    </w:lvl>
    <w:lvl w:ilvl="2" w:tplc="A5961F64">
      <w:start w:val="1"/>
      <w:numFmt w:val="bullet"/>
      <w:lvlText w:val="■"/>
      <w:lvlJc w:val="left"/>
      <w:pPr>
        <w:ind w:left="2160" w:hanging="360"/>
      </w:pPr>
    </w:lvl>
    <w:lvl w:ilvl="3" w:tplc="884EA1CC">
      <w:start w:val="1"/>
      <w:numFmt w:val="bullet"/>
      <w:lvlText w:val="●"/>
      <w:lvlJc w:val="left"/>
      <w:pPr>
        <w:ind w:left="2880" w:hanging="360"/>
      </w:pPr>
    </w:lvl>
    <w:lvl w:ilvl="4" w:tplc="7D70960A">
      <w:start w:val="1"/>
      <w:numFmt w:val="bullet"/>
      <w:lvlText w:val="○"/>
      <w:lvlJc w:val="left"/>
      <w:pPr>
        <w:ind w:left="3600" w:hanging="360"/>
      </w:pPr>
    </w:lvl>
    <w:lvl w:ilvl="5" w:tplc="9A146438">
      <w:start w:val="1"/>
      <w:numFmt w:val="bullet"/>
      <w:lvlText w:val="■"/>
      <w:lvlJc w:val="left"/>
      <w:pPr>
        <w:ind w:left="4320" w:hanging="360"/>
      </w:pPr>
    </w:lvl>
    <w:lvl w:ilvl="6" w:tplc="4AE81FEC">
      <w:start w:val="1"/>
      <w:numFmt w:val="bullet"/>
      <w:lvlText w:val="●"/>
      <w:lvlJc w:val="left"/>
      <w:pPr>
        <w:ind w:left="5040" w:hanging="360"/>
      </w:pPr>
    </w:lvl>
    <w:lvl w:ilvl="7" w:tplc="E5544524">
      <w:start w:val="1"/>
      <w:numFmt w:val="bullet"/>
      <w:lvlText w:val="●"/>
      <w:lvlJc w:val="left"/>
      <w:pPr>
        <w:ind w:left="5760" w:hanging="360"/>
      </w:pPr>
    </w:lvl>
    <w:lvl w:ilvl="8" w:tplc="C1DA5F3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56B3A63"/>
    <w:multiLevelType w:val="hybridMultilevel"/>
    <w:tmpl w:val="548C1AA6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A2CCE"/>
    <w:multiLevelType w:val="hybridMultilevel"/>
    <w:tmpl w:val="C6B20DB6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E7B2E6B"/>
    <w:multiLevelType w:val="hybridMultilevel"/>
    <w:tmpl w:val="EE721F98"/>
    <w:lvl w:ilvl="0" w:tplc="6AF22988">
      <w:start w:val="1"/>
      <w:numFmt w:val="bullet"/>
      <w:lvlText w:val="•"/>
      <w:lvlJc w:val="left"/>
      <w:pPr>
        <w:ind w:left="720" w:hanging="360"/>
      </w:pPr>
    </w:lvl>
    <w:lvl w:ilvl="1" w:tplc="CDB4095A">
      <w:start w:val="1"/>
      <w:numFmt w:val="bullet"/>
      <w:lvlText w:val="◦"/>
      <w:lvlJc w:val="left"/>
      <w:pPr>
        <w:ind w:left="1080" w:hanging="360"/>
      </w:pPr>
    </w:lvl>
    <w:lvl w:ilvl="2" w:tplc="179AE8BC">
      <w:numFmt w:val="decimal"/>
      <w:lvlText w:val=""/>
      <w:lvlJc w:val="left"/>
    </w:lvl>
    <w:lvl w:ilvl="3" w:tplc="22520188">
      <w:numFmt w:val="decimal"/>
      <w:lvlText w:val=""/>
      <w:lvlJc w:val="left"/>
    </w:lvl>
    <w:lvl w:ilvl="4" w:tplc="16841A8E">
      <w:numFmt w:val="decimal"/>
      <w:lvlText w:val=""/>
      <w:lvlJc w:val="left"/>
    </w:lvl>
    <w:lvl w:ilvl="5" w:tplc="196EE846">
      <w:numFmt w:val="decimal"/>
      <w:lvlText w:val=""/>
      <w:lvlJc w:val="left"/>
    </w:lvl>
    <w:lvl w:ilvl="6" w:tplc="8666812E">
      <w:numFmt w:val="decimal"/>
      <w:lvlText w:val=""/>
      <w:lvlJc w:val="left"/>
    </w:lvl>
    <w:lvl w:ilvl="7" w:tplc="5EE27106">
      <w:numFmt w:val="decimal"/>
      <w:lvlText w:val=""/>
      <w:lvlJc w:val="left"/>
    </w:lvl>
    <w:lvl w:ilvl="8" w:tplc="4BAEC422">
      <w:numFmt w:val="decimal"/>
      <w:lvlText w:val=""/>
      <w:lvlJc w:val="left"/>
    </w:lvl>
  </w:abstractNum>
  <w:abstractNum w:abstractNumId="8" w15:restartNumberingAfterBreak="0">
    <w:nsid w:val="435F53DF"/>
    <w:multiLevelType w:val="hybridMultilevel"/>
    <w:tmpl w:val="F0D2293E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12187"/>
    <w:multiLevelType w:val="hybridMultilevel"/>
    <w:tmpl w:val="FC62C8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F05BAC"/>
    <w:multiLevelType w:val="hybridMultilevel"/>
    <w:tmpl w:val="F5A69830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F30CC"/>
    <w:multiLevelType w:val="hybridMultilevel"/>
    <w:tmpl w:val="DC5A1C14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97524B0"/>
    <w:multiLevelType w:val="hybridMultilevel"/>
    <w:tmpl w:val="236C621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A7D012C"/>
    <w:multiLevelType w:val="hybridMultilevel"/>
    <w:tmpl w:val="4192CA14"/>
    <w:lvl w:ilvl="0" w:tplc="04CC43FA">
      <w:start w:val="1"/>
      <w:numFmt w:val="decimal"/>
      <w:lvlText w:val="%1."/>
      <w:lvlJc w:val="left"/>
      <w:pPr>
        <w:ind w:left="720" w:hanging="360"/>
      </w:pPr>
    </w:lvl>
    <w:lvl w:ilvl="1" w:tplc="45D42830">
      <w:numFmt w:val="decimal"/>
      <w:lvlText w:val=""/>
      <w:lvlJc w:val="left"/>
    </w:lvl>
    <w:lvl w:ilvl="2" w:tplc="1BA26850">
      <w:numFmt w:val="decimal"/>
      <w:lvlText w:val=""/>
      <w:lvlJc w:val="left"/>
    </w:lvl>
    <w:lvl w:ilvl="3" w:tplc="615ED22E">
      <w:numFmt w:val="decimal"/>
      <w:lvlText w:val=""/>
      <w:lvlJc w:val="left"/>
    </w:lvl>
    <w:lvl w:ilvl="4" w:tplc="BB3A3644">
      <w:numFmt w:val="decimal"/>
      <w:lvlText w:val=""/>
      <w:lvlJc w:val="left"/>
    </w:lvl>
    <w:lvl w:ilvl="5" w:tplc="3238DF34">
      <w:numFmt w:val="decimal"/>
      <w:lvlText w:val=""/>
      <w:lvlJc w:val="left"/>
    </w:lvl>
    <w:lvl w:ilvl="6" w:tplc="4AF62DA8">
      <w:numFmt w:val="decimal"/>
      <w:lvlText w:val=""/>
      <w:lvlJc w:val="left"/>
    </w:lvl>
    <w:lvl w:ilvl="7" w:tplc="D1CAF00E">
      <w:numFmt w:val="decimal"/>
      <w:lvlText w:val=""/>
      <w:lvlJc w:val="left"/>
    </w:lvl>
    <w:lvl w:ilvl="8" w:tplc="03D66CD0">
      <w:numFmt w:val="decimal"/>
      <w:lvlText w:val=""/>
      <w:lvlJc w:val="left"/>
    </w:lvl>
  </w:abstractNum>
  <w:abstractNum w:abstractNumId="14" w15:restartNumberingAfterBreak="0">
    <w:nsid w:val="6BAD1A62"/>
    <w:multiLevelType w:val="hybridMultilevel"/>
    <w:tmpl w:val="96C6D176"/>
    <w:lvl w:ilvl="0" w:tplc="6F3A7FC6">
      <w:start w:val="1"/>
      <w:numFmt w:val="bullet"/>
      <w:lvlText w:val="•"/>
      <w:lvlJc w:val="left"/>
      <w:pPr>
        <w:ind w:left="720" w:hanging="360"/>
      </w:pPr>
      <w:rPr>
        <w:rFonts w:ascii="Arabic Typesetting" w:hAnsi="Arabic Typesetting" w:hint="cs"/>
        <w:sz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647401">
    <w:abstractNumId w:val="4"/>
    <w:lvlOverride w:ilvl="0">
      <w:startOverride w:val="1"/>
    </w:lvlOverride>
  </w:num>
  <w:num w:numId="2" w16cid:durableId="1551654060">
    <w:abstractNumId w:val="7"/>
    <w:lvlOverride w:ilvl="0">
      <w:startOverride w:val="1"/>
    </w:lvlOverride>
  </w:num>
  <w:num w:numId="3" w16cid:durableId="1024020032">
    <w:abstractNumId w:val="12"/>
  </w:num>
  <w:num w:numId="4" w16cid:durableId="364411333">
    <w:abstractNumId w:val="9"/>
  </w:num>
  <w:num w:numId="5" w16cid:durableId="130758609">
    <w:abstractNumId w:val="2"/>
  </w:num>
  <w:num w:numId="6" w16cid:durableId="663895032">
    <w:abstractNumId w:val="10"/>
  </w:num>
  <w:num w:numId="7" w16cid:durableId="357510297">
    <w:abstractNumId w:val="5"/>
  </w:num>
  <w:num w:numId="8" w16cid:durableId="142546894">
    <w:abstractNumId w:val="7"/>
  </w:num>
  <w:num w:numId="9" w16cid:durableId="359402115">
    <w:abstractNumId w:val="6"/>
  </w:num>
  <w:num w:numId="10" w16cid:durableId="1608922252">
    <w:abstractNumId w:val="1"/>
  </w:num>
  <w:num w:numId="11" w16cid:durableId="1155680927">
    <w:abstractNumId w:val="11"/>
  </w:num>
  <w:num w:numId="12" w16cid:durableId="1029454557">
    <w:abstractNumId w:val="14"/>
  </w:num>
  <w:num w:numId="13" w16cid:durableId="896431188">
    <w:abstractNumId w:val="0"/>
  </w:num>
  <w:num w:numId="14" w16cid:durableId="725253338">
    <w:abstractNumId w:val="8"/>
  </w:num>
  <w:num w:numId="15" w16cid:durableId="88067664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onhlanhla Msibi">
    <w15:presenceInfo w15:providerId="Windows Live" w15:userId="ad7920d48123bc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B7D"/>
    <w:rsid w:val="000A7FA0"/>
    <w:rsid w:val="000B31D2"/>
    <w:rsid w:val="000F4495"/>
    <w:rsid w:val="00314E89"/>
    <w:rsid w:val="00362BC7"/>
    <w:rsid w:val="0042446A"/>
    <w:rsid w:val="00455CD1"/>
    <w:rsid w:val="004C7E8B"/>
    <w:rsid w:val="005E4546"/>
    <w:rsid w:val="006D1564"/>
    <w:rsid w:val="006E0A17"/>
    <w:rsid w:val="00700C57"/>
    <w:rsid w:val="007529BD"/>
    <w:rsid w:val="008A3124"/>
    <w:rsid w:val="008B24DA"/>
    <w:rsid w:val="00996318"/>
    <w:rsid w:val="009A3C32"/>
    <w:rsid w:val="009C37FE"/>
    <w:rsid w:val="00A21686"/>
    <w:rsid w:val="00C62654"/>
    <w:rsid w:val="00CE0613"/>
    <w:rsid w:val="00DD7B65"/>
    <w:rsid w:val="00DE0053"/>
    <w:rsid w:val="00DE0073"/>
    <w:rsid w:val="00E10B7D"/>
    <w:rsid w:val="00E11A0C"/>
    <w:rsid w:val="00EF5EF5"/>
    <w:rsid w:val="00FA6555"/>
    <w:rsid w:val="00FC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C1C5"/>
  <w15:docId w15:val="{A0CBDCEC-0385-4219-A118-D261C8D63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216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1686"/>
  </w:style>
  <w:style w:type="paragraph" w:styleId="Footer">
    <w:name w:val="footer"/>
    <w:basedOn w:val="Normal"/>
    <w:link w:val="FooterChar"/>
    <w:uiPriority w:val="99"/>
    <w:unhideWhenUsed/>
    <w:rsid w:val="00A216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686"/>
  </w:style>
  <w:style w:type="character" w:customStyle="1" w:styleId="Heading1Char">
    <w:name w:val="Heading 1 Char"/>
    <w:basedOn w:val="DefaultParagraphFont"/>
    <w:link w:val="Heading1"/>
    <w:uiPriority w:val="9"/>
    <w:rsid w:val="008A3124"/>
    <w:rPr>
      <w:b/>
      <w:bCs/>
      <w:color w:val="2E75B6"/>
      <w:sz w:val="28"/>
      <w:szCs w:val="28"/>
    </w:rPr>
  </w:style>
  <w:style w:type="paragraph" w:styleId="Revision">
    <w:name w:val="Revision"/>
    <w:hidden/>
    <w:uiPriority w:val="99"/>
    <w:semiHidden/>
    <w:rsid w:val="004C7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1584</Words>
  <Characters>9032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Nonhlanhla Msibi</cp:lastModifiedBy>
  <cp:revision>2</cp:revision>
  <dcterms:created xsi:type="dcterms:W3CDTF">2026-05-26T11:12:00Z</dcterms:created>
  <dcterms:modified xsi:type="dcterms:W3CDTF">2026-05-26T11:12:00Z</dcterms:modified>
</cp:coreProperties>
</file>