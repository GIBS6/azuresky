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3AB0" w14:textId="29389273" w:rsidR="008E585D" w:rsidRPr="00C56ADE" w:rsidRDefault="00051E34" w:rsidP="00C56ADE">
      <w:pPr>
        <w:jc w:val="center"/>
        <w:rPr>
          <w:b/>
          <w:bCs/>
          <w:sz w:val="40"/>
          <w:szCs w:val="40"/>
          <w:u w:val="single"/>
          <w:lang w:val="en-GB"/>
        </w:rPr>
      </w:pPr>
      <w:r>
        <w:rPr>
          <w:b/>
          <w:bCs/>
          <w:sz w:val="40"/>
          <w:szCs w:val="40"/>
          <w:u w:val="single"/>
          <w:lang w:val="en-GB"/>
        </w:rPr>
        <w:t xml:space="preserve">Calibration </w:t>
      </w:r>
      <w:r w:rsidR="00222D0D">
        <w:rPr>
          <w:b/>
          <w:bCs/>
          <w:sz w:val="40"/>
          <w:szCs w:val="40"/>
          <w:u w:val="single"/>
          <w:lang w:val="en-GB"/>
        </w:rPr>
        <w:t>log</w:t>
      </w:r>
    </w:p>
    <w:p w14:paraId="5E2543F4" w14:textId="77777777" w:rsidR="00F47C88" w:rsidRDefault="00F47C88" w:rsidP="0061702C">
      <w:pPr>
        <w:rPr>
          <w:lang w:val="en-GB"/>
        </w:rPr>
      </w:pPr>
    </w:p>
    <w:p w14:paraId="54B2B327" w14:textId="0A324D70" w:rsidR="00F47C88" w:rsidRDefault="00051E34" w:rsidP="00F47C88">
      <w:pPr>
        <w:pStyle w:val="Heading1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Master Equipment Calibration Register</w:t>
      </w:r>
    </w:p>
    <w:p w14:paraId="6E96A643" w14:textId="77777777" w:rsidR="00051E34" w:rsidRDefault="00051E34" w:rsidP="00051E34"/>
    <w:tbl>
      <w:tblPr>
        <w:tblStyle w:val="TableGrid"/>
        <w:tblW w:w="10632" w:type="dxa"/>
        <w:jc w:val="center"/>
        <w:tblInd w:w="0" w:type="dxa"/>
        <w:tblLook w:val="04A0" w:firstRow="1" w:lastRow="0" w:firstColumn="1" w:lastColumn="0" w:noHBand="0" w:noVBand="1"/>
      </w:tblPr>
      <w:tblGrid>
        <w:gridCol w:w="1196"/>
        <w:gridCol w:w="1429"/>
        <w:gridCol w:w="2035"/>
        <w:gridCol w:w="1162"/>
        <w:gridCol w:w="1194"/>
        <w:gridCol w:w="1461"/>
        <w:gridCol w:w="1194"/>
        <w:gridCol w:w="961"/>
      </w:tblGrid>
      <w:tr w:rsidR="00567E65" w14:paraId="4C54EDA6" w14:textId="6CC17128" w:rsidTr="008D5BE2">
        <w:trPr>
          <w:jc w:val="center"/>
        </w:trPr>
        <w:tc>
          <w:tcPr>
            <w:tcW w:w="1196" w:type="dxa"/>
          </w:tcPr>
          <w:p w14:paraId="00440910" w14:textId="4B3AFCF9" w:rsidR="00051E34" w:rsidRDefault="00051E34" w:rsidP="00051E34">
            <w:r>
              <w:t>Equipment ID</w:t>
            </w:r>
          </w:p>
        </w:tc>
        <w:tc>
          <w:tcPr>
            <w:tcW w:w="1429" w:type="dxa"/>
          </w:tcPr>
          <w:p w14:paraId="4D1C4BB5" w14:textId="662987F3" w:rsidR="00051E34" w:rsidRDefault="00051E34" w:rsidP="00051E34">
            <w:r>
              <w:t>Description</w:t>
            </w:r>
          </w:p>
        </w:tc>
        <w:tc>
          <w:tcPr>
            <w:tcW w:w="2035" w:type="dxa"/>
          </w:tcPr>
          <w:p w14:paraId="51912EA1" w14:textId="45ED7289" w:rsidR="00051E34" w:rsidRDefault="00051E34" w:rsidP="00051E34">
            <w:r>
              <w:t>Serial no</w:t>
            </w:r>
          </w:p>
        </w:tc>
        <w:tc>
          <w:tcPr>
            <w:tcW w:w="1162" w:type="dxa"/>
          </w:tcPr>
          <w:p w14:paraId="49B6B07A" w14:textId="349815B1" w:rsidR="00051E34" w:rsidRDefault="00051E34" w:rsidP="00051E34">
            <w:r>
              <w:t>Location</w:t>
            </w:r>
          </w:p>
        </w:tc>
        <w:tc>
          <w:tcPr>
            <w:tcW w:w="1194" w:type="dxa"/>
          </w:tcPr>
          <w:p w14:paraId="009D17EF" w14:textId="5708039D" w:rsidR="00051E34" w:rsidRDefault="00051E34" w:rsidP="00051E34">
            <w:r>
              <w:t>Calibration interval</w:t>
            </w:r>
          </w:p>
        </w:tc>
        <w:tc>
          <w:tcPr>
            <w:tcW w:w="1461" w:type="dxa"/>
          </w:tcPr>
          <w:p w14:paraId="25ABD69C" w14:textId="57972732" w:rsidR="00051E34" w:rsidRDefault="00051E34" w:rsidP="00051E34">
            <w:r>
              <w:t>Last calibration date</w:t>
            </w:r>
          </w:p>
        </w:tc>
        <w:tc>
          <w:tcPr>
            <w:tcW w:w="1194" w:type="dxa"/>
          </w:tcPr>
          <w:p w14:paraId="76A737C4" w14:textId="5DA5F946" w:rsidR="00051E34" w:rsidRDefault="00051E34" w:rsidP="00051E34">
            <w:r>
              <w:t>Next Calibration date</w:t>
            </w:r>
          </w:p>
        </w:tc>
        <w:tc>
          <w:tcPr>
            <w:tcW w:w="961" w:type="dxa"/>
          </w:tcPr>
          <w:p w14:paraId="541EF2B5" w14:textId="0F6B7A08" w:rsidR="00051E34" w:rsidRDefault="00051E34" w:rsidP="00051E34">
            <w:r>
              <w:t>Status</w:t>
            </w:r>
          </w:p>
        </w:tc>
      </w:tr>
      <w:tr w:rsidR="00567E65" w14:paraId="5BEC181D" w14:textId="4251E83D" w:rsidTr="008D5BE2">
        <w:trPr>
          <w:jc w:val="center"/>
        </w:trPr>
        <w:tc>
          <w:tcPr>
            <w:tcW w:w="1196" w:type="dxa"/>
          </w:tcPr>
          <w:p w14:paraId="712DC983" w14:textId="0158E541" w:rsidR="00051E34" w:rsidRDefault="00051E34" w:rsidP="00051E34"/>
        </w:tc>
        <w:tc>
          <w:tcPr>
            <w:tcW w:w="1429" w:type="dxa"/>
          </w:tcPr>
          <w:p w14:paraId="0498A4C6" w14:textId="7AB61DEA" w:rsidR="00051E34" w:rsidRDefault="00051E34" w:rsidP="00051E34">
            <w:r>
              <w:t>Platform Scale</w:t>
            </w:r>
          </w:p>
        </w:tc>
        <w:tc>
          <w:tcPr>
            <w:tcW w:w="2035" w:type="dxa"/>
          </w:tcPr>
          <w:p w14:paraId="6EF5EEE8" w14:textId="7FEF19DF" w:rsidR="00051E34" w:rsidRDefault="00CD76D2" w:rsidP="00051E34">
            <w:r>
              <w:t>120330150</w:t>
            </w:r>
          </w:p>
        </w:tc>
        <w:tc>
          <w:tcPr>
            <w:tcW w:w="1162" w:type="dxa"/>
          </w:tcPr>
          <w:p w14:paraId="6BDB3636" w14:textId="6B61C3C1" w:rsidR="00051E34" w:rsidRDefault="00CD76D2" w:rsidP="00051E34">
            <w:r>
              <w:t>Prep</w:t>
            </w:r>
          </w:p>
        </w:tc>
        <w:tc>
          <w:tcPr>
            <w:tcW w:w="1194" w:type="dxa"/>
          </w:tcPr>
          <w:p w14:paraId="53BBA03D" w14:textId="6FF036D0" w:rsidR="00051E34" w:rsidRDefault="00CD76D2" w:rsidP="00051E34">
            <w:r>
              <w:t>Annually</w:t>
            </w:r>
          </w:p>
        </w:tc>
        <w:tc>
          <w:tcPr>
            <w:tcW w:w="1461" w:type="dxa"/>
          </w:tcPr>
          <w:p w14:paraId="5FFF3048" w14:textId="789F7F03" w:rsidR="00051E34" w:rsidRDefault="00CD76D2" w:rsidP="00051E34">
            <w:r>
              <w:t>25/03/2025</w:t>
            </w:r>
          </w:p>
        </w:tc>
        <w:tc>
          <w:tcPr>
            <w:tcW w:w="1194" w:type="dxa"/>
          </w:tcPr>
          <w:p w14:paraId="690FFE7F" w14:textId="5C3DC633" w:rsidR="00051E34" w:rsidRDefault="00CD76D2" w:rsidP="00051E34">
            <w:r>
              <w:t>March 2026</w:t>
            </w:r>
          </w:p>
        </w:tc>
        <w:tc>
          <w:tcPr>
            <w:tcW w:w="961" w:type="dxa"/>
          </w:tcPr>
          <w:p w14:paraId="5B4747DF" w14:textId="1B58BBE5" w:rsidR="00051E34" w:rsidRDefault="00CD76D2" w:rsidP="00051E34">
            <w:r>
              <w:t>Active</w:t>
            </w:r>
          </w:p>
        </w:tc>
      </w:tr>
      <w:tr w:rsidR="00567E65" w14:paraId="355A88F7" w14:textId="589D1C70" w:rsidTr="008D5BE2">
        <w:trPr>
          <w:jc w:val="center"/>
        </w:trPr>
        <w:tc>
          <w:tcPr>
            <w:tcW w:w="1196" w:type="dxa"/>
          </w:tcPr>
          <w:p w14:paraId="0B660833" w14:textId="4A5F9D4B" w:rsidR="00051E34" w:rsidRDefault="00051E34" w:rsidP="00051E34">
            <w:r>
              <w:t>AS0031</w:t>
            </w:r>
          </w:p>
        </w:tc>
        <w:tc>
          <w:tcPr>
            <w:tcW w:w="1429" w:type="dxa"/>
          </w:tcPr>
          <w:p w14:paraId="64554313" w14:textId="31D14CED" w:rsidR="00051E34" w:rsidRDefault="00051E34" w:rsidP="00051E34">
            <w:r>
              <w:t>Top pan balance</w:t>
            </w:r>
          </w:p>
        </w:tc>
        <w:tc>
          <w:tcPr>
            <w:tcW w:w="2035" w:type="dxa"/>
          </w:tcPr>
          <w:p w14:paraId="35FB12BC" w14:textId="7F8C29D7" w:rsidR="00051E34" w:rsidRDefault="00567E65" w:rsidP="00051E34">
            <w:r>
              <w:t>ITA2500477</w:t>
            </w:r>
          </w:p>
        </w:tc>
        <w:tc>
          <w:tcPr>
            <w:tcW w:w="1162" w:type="dxa"/>
          </w:tcPr>
          <w:p w14:paraId="7C0A802C" w14:textId="087E3C10" w:rsidR="00051E34" w:rsidRDefault="00567E65" w:rsidP="00051E34">
            <w:r>
              <w:t>Prep</w:t>
            </w:r>
          </w:p>
        </w:tc>
        <w:tc>
          <w:tcPr>
            <w:tcW w:w="1194" w:type="dxa"/>
          </w:tcPr>
          <w:p w14:paraId="39E41BEF" w14:textId="11F7F63E" w:rsidR="00051E34" w:rsidRDefault="00DA5E0B" w:rsidP="00051E34">
            <w:r>
              <w:t>Annually</w:t>
            </w:r>
          </w:p>
        </w:tc>
        <w:tc>
          <w:tcPr>
            <w:tcW w:w="1461" w:type="dxa"/>
          </w:tcPr>
          <w:p w14:paraId="7F1074B7" w14:textId="7C96C240" w:rsidR="00051E34" w:rsidRDefault="00DA5E0B" w:rsidP="00051E34">
            <w:r>
              <w:t>25/03/2025</w:t>
            </w:r>
          </w:p>
        </w:tc>
        <w:tc>
          <w:tcPr>
            <w:tcW w:w="1194" w:type="dxa"/>
          </w:tcPr>
          <w:p w14:paraId="004707BA" w14:textId="0A0672E2" w:rsidR="00051E34" w:rsidRDefault="00DA5E0B" w:rsidP="00051E34">
            <w:r>
              <w:t>March 2026</w:t>
            </w:r>
          </w:p>
        </w:tc>
        <w:tc>
          <w:tcPr>
            <w:tcW w:w="961" w:type="dxa"/>
          </w:tcPr>
          <w:p w14:paraId="1E58DA25" w14:textId="6B7A8EAE" w:rsidR="00051E34" w:rsidRDefault="00DA5E0B" w:rsidP="00051E34">
            <w:r>
              <w:t>Active</w:t>
            </w:r>
          </w:p>
        </w:tc>
      </w:tr>
      <w:tr w:rsidR="00567E65" w14:paraId="6577286B" w14:textId="51B56EAB" w:rsidTr="008D5BE2">
        <w:trPr>
          <w:jc w:val="center"/>
        </w:trPr>
        <w:tc>
          <w:tcPr>
            <w:tcW w:w="1196" w:type="dxa"/>
          </w:tcPr>
          <w:p w14:paraId="6D454890" w14:textId="3A57DF98" w:rsidR="00051E34" w:rsidRDefault="00051E34" w:rsidP="00051E34">
            <w:r>
              <w:t>AS2156</w:t>
            </w:r>
          </w:p>
        </w:tc>
        <w:tc>
          <w:tcPr>
            <w:tcW w:w="1429" w:type="dxa"/>
          </w:tcPr>
          <w:p w14:paraId="15FDBE8A" w14:textId="505357A6" w:rsidR="00051E34" w:rsidRDefault="00051E34" w:rsidP="00051E34">
            <w:r>
              <w:t>Analytical balance</w:t>
            </w:r>
          </w:p>
        </w:tc>
        <w:tc>
          <w:tcPr>
            <w:tcW w:w="2035" w:type="dxa"/>
          </w:tcPr>
          <w:p w14:paraId="42838248" w14:textId="6212EDA0" w:rsidR="00051E34" w:rsidRDefault="00567E65" w:rsidP="00051E34">
            <w:r>
              <w:t>AEA90242156</w:t>
            </w:r>
          </w:p>
        </w:tc>
        <w:tc>
          <w:tcPr>
            <w:tcW w:w="1162" w:type="dxa"/>
          </w:tcPr>
          <w:p w14:paraId="4A29EF4E" w14:textId="643CD0C2" w:rsidR="00051E34" w:rsidRDefault="00567E65" w:rsidP="00051E34">
            <w:r>
              <w:t>Analysis Room</w:t>
            </w:r>
          </w:p>
        </w:tc>
        <w:tc>
          <w:tcPr>
            <w:tcW w:w="1194" w:type="dxa"/>
          </w:tcPr>
          <w:p w14:paraId="45CE536F" w14:textId="67F06129" w:rsidR="00051E34" w:rsidRDefault="00DA5E0B" w:rsidP="00051E34">
            <w:r>
              <w:t>Annually</w:t>
            </w:r>
          </w:p>
        </w:tc>
        <w:tc>
          <w:tcPr>
            <w:tcW w:w="1461" w:type="dxa"/>
          </w:tcPr>
          <w:p w14:paraId="1763A9D6" w14:textId="77777777" w:rsidR="00051E34" w:rsidRDefault="00051E34" w:rsidP="00051E34"/>
        </w:tc>
        <w:tc>
          <w:tcPr>
            <w:tcW w:w="1194" w:type="dxa"/>
          </w:tcPr>
          <w:p w14:paraId="60C6D5EF" w14:textId="77777777" w:rsidR="00051E34" w:rsidRDefault="00051E34" w:rsidP="00051E34"/>
        </w:tc>
        <w:tc>
          <w:tcPr>
            <w:tcW w:w="961" w:type="dxa"/>
          </w:tcPr>
          <w:p w14:paraId="38637CEC" w14:textId="027F3D9A" w:rsidR="00051E34" w:rsidRDefault="00CD76D2" w:rsidP="00051E34">
            <w:r>
              <w:t>Active</w:t>
            </w:r>
          </w:p>
        </w:tc>
      </w:tr>
      <w:tr w:rsidR="00BC5EDD" w14:paraId="7D4B75A8" w14:textId="5BBC4BAA" w:rsidTr="008D5BE2">
        <w:trPr>
          <w:jc w:val="center"/>
        </w:trPr>
        <w:tc>
          <w:tcPr>
            <w:tcW w:w="1196" w:type="dxa"/>
          </w:tcPr>
          <w:p w14:paraId="27567B1F" w14:textId="0061C0F4" w:rsidR="00BC5EDD" w:rsidRDefault="00BC5EDD" w:rsidP="00BC5EDD"/>
        </w:tc>
        <w:tc>
          <w:tcPr>
            <w:tcW w:w="1429" w:type="dxa"/>
          </w:tcPr>
          <w:p w14:paraId="3BBE1D78" w14:textId="6AA21476" w:rsidR="00BC5EDD" w:rsidRDefault="00BC5EDD" w:rsidP="00BC5EDD">
            <w:r>
              <w:t>Hygrometer</w:t>
            </w:r>
          </w:p>
        </w:tc>
        <w:tc>
          <w:tcPr>
            <w:tcW w:w="2035" w:type="dxa"/>
          </w:tcPr>
          <w:p w14:paraId="077D49D5" w14:textId="1B52C339" w:rsidR="00BC5EDD" w:rsidRPr="00BC5EDD" w:rsidRDefault="00BC5EDD" w:rsidP="00BC5EDD">
            <w:r w:rsidRPr="00BC5EDD">
              <w:t>OBS202503-01</w:t>
            </w:r>
          </w:p>
        </w:tc>
        <w:tc>
          <w:tcPr>
            <w:tcW w:w="1162" w:type="dxa"/>
          </w:tcPr>
          <w:p w14:paraId="6C861D8F" w14:textId="5C59F294" w:rsidR="00BC5EDD" w:rsidRPr="00BC5EDD" w:rsidRDefault="00BC5EDD" w:rsidP="00BC5EDD">
            <w:r w:rsidRPr="00BC5EDD">
              <w:t>Analysis Room</w:t>
            </w:r>
          </w:p>
        </w:tc>
        <w:tc>
          <w:tcPr>
            <w:tcW w:w="1194" w:type="dxa"/>
          </w:tcPr>
          <w:p w14:paraId="7028E517" w14:textId="78176C5D" w:rsidR="00BC5EDD" w:rsidRPr="00BC5EDD" w:rsidRDefault="00BC5EDD" w:rsidP="00BC5EDD">
            <w:r w:rsidRPr="00BC5EDD">
              <w:t>Annually</w:t>
            </w:r>
          </w:p>
        </w:tc>
        <w:tc>
          <w:tcPr>
            <w:tcW w:w="1461" w:type="dxa"/>
          </w:tcPr>
          <w:p w14:paraId="6BE9A428" w14:textId="2FB1458A" w:rsidR="00BC5EDD" w:rsidRPr="00BC5EDD" w:rsidRDefault="00BC5EDD" w:rsidP="00BC5EDD">
            <w:r w:rsidRPr="00BC5EDD">
              <w:t>25/03/2025</w:t>
            </w:r>
          </w:p>
        </w:tc>
        <w:tc>
          <w:tcPr>
            <w:tcW w:w="1194" w:type="dxa"/>
          </w:tcPr>
          <w:p w14:paraId="6B313F1A" w14:textId="7AD14696" w:rsidR="00BC5EDD" w:rsidRPr="00BC5EDD" w:rsidRDefault="00BC5EDD" w:rsidP="00BC5EDD">
            <w:r w:rsidRPr="00BC5EDD">
              <w:t>March 2026</w:t>
            </w:r>
          </w:p>
        </w:tc>
        <w:tc>
          <w:tcPr>
            <w:tcW w:w="961" w:type="dxa"/>
          </w:tcPr>
          <w:p w14:paraId="61AFA21B" w14:textId="5E0E2C15" w:rsidR="00BC5EDD" w:rsidRPr="00BC5EDD" w:rsidRDefault="00BC5EDD" w:rsidP="00BC5EDD">
            <w:r w:rsidRPr="00BC5EDD">
              <w:t>Active</w:t>
            </w:r>
          </w:p>
        </w:tc>
      </w:tr>
      <w:tr w:rsidR="00BC5EDD" w14:paraId="7096A005" w14:textId="29EACE7C" w:rsidTr="008D5BE2">
        <w:trPr>
          <w:jc w:val="center"/>
        </w:trPr>
        <w:tc>
          <w:tcPr>
            <w:tcW w:w="1196" w:type="dxa"/>
          </w:tcPr>
          <w:p w14:paraId="52EDBA39" w14:textId="400989C6" w:rsidR="00BC5EDD" w:rsidRDefault="00BC5EDD" w:rsidP="00BC5EDD">
            <w:r>
              <w:t>AS02217</w:t>
            </w:r>
          </w:p>
        </w:tc>
        <w:tc>
          <w:tcPr>
            <w:tcW w:w="1429" w:type="dxa"/>
          </w:tcPr>
          <w:p w14:paraId="050DF0DB" w14:textId="221DC6F4" w:rsidR="00BC5EDD" w:rsidRDefault="00BC5EDD" w:rsidP="00BC5EDD">
            <w:r>
              <w:t>Ash Furnace</w:t>
            </w:r>
          </w:p>
        </w:tc>
        <w:tc>
          <w:tcPr>
            <w:tcW w:w="2035" w:type="dxa"/>
          </w:tcPr>
          <w:p w14:paraId="02DDB45D" w14:textId="45183C2B" w:rsidR="00BC5EDD" w:rsidRDefault="00BC5EDD" w:rsidP="00BC5EDD">
            <w:r>
              <w:t>ATS/210325/74A</w:t>
            </w:r>
          </w:p>
        </w:tc>
        <w:tc>
          <w:tcPr>
            <w:tcW w:w="1162" w:type="dxa"/>
          </w:tcPr>
          <w:p w14:paraId="0E5D0D1C" w14:textId="46AD65B8" w:rsidR="00BC5EDD" w:rsidRDefault="00BC5EDD" w:rsidP="00BC5EDD">
            <w:r>
              <w:t>Furnace room</w:t>
            </w:r>
          </w:p>
        </w:tc>
        <w:tc>
          <w:tcPr>
            <w:tcW w:w="1194" w:type="dxa"/>
          </w:tcPr>
          <w:p w14:paraId="22CC9CEE" w14:textId="5F4852F8" w:rsidR="00BC5EDD" w:rsidRDefault="00BC5EDD" w:rsidP="00BC5EDD">
            <w:r>
              <w:t>Annually</w:t>
            </w:r>
          </w:p>
        </w:tc>
        <w:tc>
          <w:tcPr>
            <w:tcW w:w="1461" w:type="dxa"/>
          </w:tcPr>
          <w:p w14:paraId="1EAD11F5" w14:textId="72A3D7FC" w:rsidR="00BC5EDD" w:rsidRDefault="00BC5EDD" w:rsidP="00BC5EDD">
            <w:r>
              <w:t>21/03/2025</w:t>
            </w:r>
          </w:p>
        </w:tc>
        <w:tc>
          <w:tcPr>
            <w:tcW w:w="1194" w:type="dxa"/>
          </w:tcPr>
          <w:p w14:paraId="787739D8" w14:textId="108D3146" w:rsidR="00BC5EDD" w:rsidRDefault="00BC5EDD" w:rsidP="00BC5EDD">
            <w:r>
              <w:t>March 2026</w:t>
            </w:r>
          </w:p>
        </w:tc>
        <w:tc>
          <w:tcPr>
            <w:tcW w:w="961" w:type="dxa"/>
          </w:tcPr>
          <w:p w14:paraId="30003B5F" w14:textId="27D9F298" w:rsidR="00BC5EDD" w:rsidRDefault="00BC5EDD" w:rsidP="00BC5EDD">
            <w:r>
              <w:t>Active</w:t>
            </w:r>
          </w:p>
        </w:tc>
      </w:tr>
      <w:tr w:rsidR="00BC5EDD" w14:paraId="0CD9B47D" w14:textId="77777777" w:rsidTr="008D5BE2">
        <w:trPr>
          <w:jc w:val="center"/>
        </w:trPr>
        <w:tc>
          <w:tcPr>
            <w:tcW w:w="1196" w:type="dxa"/>
          </w:tcPr>
          <w:p w14:paraId="73147E9D" w14:textId="78EB1E7C" w:rsidR="00BC5EDD" w:rsidRDefault="00BC5EDD" w:rsidP="00BC5EDD">
            <w:r>
              <w:t>AS01338</w:t>
            </w:r>
          </w:p>
        </w:tc>
        <w:tc>
          <w:tcPr>
            <w:tcW w:w="1429" w:type="dxa"/>
          </w:tcPr>
          <w:p w14:paraId="744A3662" w14:textId="63DD9C5D" w:rsidR="00BC5EDD" w:rsidRDefault="00BC5EDD" w:rsidP="00BC5EDD">
            <w:r>
              <w:t>Volatile Furnace</w:t>
            </w:r>
          </w:p>
        </w:tc>
        <w:tc>
          <w:tcPr>
            <w:tcW w:w="2035" w:type="dxa"/>
          </w:tcPr>
          <w:p w14:paraId="5E15366D" w14:textId="5BE40DD4" w:rsidR="00BC5EDD" w:rsidRDefault="00BC5EDD" w:rsidP="00BC5EDD">
            <w:r>
              <w:t>ATS/210325/59V</w:t>
            </w:r>
          </w:p>
        </w:tc>
        <w:tc>
          <w:tcPr>
            <w:tcW w:w="1162" w:type="dxa"/>
          </w:tcPr>
          <w:p w14:paraId="6ED5D1EE" w14:textId="127DD969" w:rsidR="00BC5EDD" w:rsidRDefault="00BC5EDD" w:rsidP="00BC5EDD">
            <w:r>
              <w:t>Furnace room</w:t>
            </w:r>
          </w:p>
        </w:tc>
        <w:tc>
          <w:tcPr>
            <w:tcW w:w="1194" w:type="dxa"/>
          </w:tcPr>
          <w:p w14:paraId="1BE38B9A" w14:textId="727003C6" w:rsidR="00BC5EDD" w:rsidRDefault="00BC5EDD" w:rsidP="00BC5EDD">
            <w:r>
              <w:t>Annually</w:t>
            </w:r>
          </w:p>
        </w:tc>
        <w:tc>
          <w:tcPr>
            <w:tcW w:w="1461" w:type="dxa"/>
          </w:tcPr>
          <w:p w14:paraId="036F5B68" w14:textId="4389DC24" w:rsidR="00BC5EDD" w:rsidRDefault="00BC5EDD" w:rsidP="00BC5EDD">
            <w:r>
              <w:t>21/03/2025</w:t>
            </w:r>
          </w:p>
        </w:tc>
        <w:tc>
          <w:tcPr>
            <w:tcW w:w="1194" w:type="dxa"/>
          </w:tcPr>
          <w:p w14:paraId="62124AB1" w14:textId="17DF545B" w:rsidR="00BC5EDD" w:rsidRDefault="00BC5EDD" w:rsidP="00BC5EDD">
            <w:r>
              <w:t>March 2026</w:t>
            </w:r>
          </w:p>
        </w:tc>
        <w:tc>
          <w:tcPr>
            <w:tcW w:w="961" w:type="dxa"/>
          </w:tcPr>
          <w:p w14:paraId="72C8650E" w14:textId="77449537" w:rsidR="00BC5EDD" w:rsidRDefault="00BC5EDD" w:rsidP="00BC5EDD">
            <w:r>
              <w:t>Active</w:t>
            </w:r>
          </w:p>
        </w:tc>
      </w:tr>
      <w:tr w:rsidR="00BC5EDD" w14:paraId="64669C76" w14:textId="77777777" w:rsidTr="008D5BE2">
        <w:trPr>
          <w:jc w:val="center"/>
        </w:trPr>
        <w:tc>
          <w:tcPr>
            <w:tcW w:w="1196" w:type="dxa"/>
          </w:tcPr>
          <w:p w14:paraId="16EDD031" w14:textId="279D0493" w:rsidR="00BC5EDD" w:rsidRDefault="00BC5EDD" w:rsidP="00BC5EDD">
            <w:r>
              <w:t>AS3800</w:t>
            </w:r>
          </w:p>
        </w:tc>
        <w:tc>
          <w:tcPr>
            <w:tcW w:w="1429" w:type="dxa"/>
          </w:tcPr>
          <w:p w14:paraId="3C58A4CB" w14:textId="2B61538B" w:rsidR="00BC5EDD" w:rsidRDefault="00BC5EDD" w:rsidP="00BC5EDD">
            <w:r>
              <w:t>IM drying oven</w:t>
            </w:r>
          </w:p>
        </w:tc>
        <w:tc>
          <w:tcPr>
            <w:tcW w:w="2035" w:type="dxa"/>
          </w:tcPr>
          <w:p w14:paraId="2FB6D40B" w14:textId="3A5C254E" w:rsidR="00BC5EDD" w:rsidRDefault="00BC5EDD" w:rsidP="00BC5EDD">
            <w:r>
              <w:t>DOV53A/210325/40</w:t>
            </w:r>
          </w:p>
        </w:tc>
        <w:tc>
          <w:tcPr>
            <w:tcW w:w="1162" w:type="dxa"/>
          </w:tcPr>
          <w:p w14:paraId="13F16ABD" w14:textId="4E7E0C5E" w:rsidR="00BC5EDD" w:rsidRDefault="00BC5EDD" w:rsidP="00BC5EDD">
            <w:r>
              <w:t>Analysis room</w:t>
            </w:r>
          </w:p>
        </w:tc>
        <w:tc>
          <w:tcPr>
            <w:tcW w:w="1194" w:type="dxa"/>
          </w:tcPr>
          <w:p w14:paraId="2F9885BD" w14:textId="0438DA8B" w:rsidR="00BC5EDD" w:rsidRDefault="00BC5EDD" w:rsidP="00BC5EDD">
            <w:r>
              <w:t>Annually</w:t>
            </w:r>
          </w:p>
        </w:tc>
        <w:tc>
          <w:tcPr>
            <w:tcW w:w="1461" w:type="dxa"/>
          </w:tcPr>
          <w:p w14:paraId="094F7C87" w14:textId="1E20DB7D" w:rsidR="00BC5EDD" w:rsidRDefault="00BC5EDD" w:rsidP="00BC5EDD">
            <w:r>
              <w:t>21/03/2025</w:t>
            </w:r>
          </w:p>
        </w:tc>
        <w:tc>
          <w:tcPr>
            <w:tcW w:w="1194" w:type="dxa"/>
          </w:tcPr>
          <w:p w14:paraId="49690ADA" w14:textId="55A59FD9" w:rsidR="00BC5EDD" w:rsidRDefault="00BC5EDD" w:rsidP="00BC5EDD">
            <w:r>
              <w:t>March 2026</w:t>
            </w:r>
          </w:p>
        </w:tc>
        <w:tc>
          <w:tcPr>
            <w:tcW w:w="961" w:type="dxa"/>
          </w:tcPr>
          <w:p w14:paraId="5DD235CB" w14:textId="4F6ADD2F" w:rsidR="00BC5EDD" w:rsidRDefault="00BC5EDD" w:rsidP="00BC5EDD">
            <w:r>
              <w:t>Active</w:t>
            </w:r>
          </w:p>
        </w:tc>
      </w:tr>
      <w:tr w:rsidR="00BC5EDD" w14:paraId="19BE56BE" w14:textId="77777777" w:rsidTr="008D5BE2">
        <w:trPr>
          <w:jc w:val="center"/>
        </w:trPr>
        <w:tc>
          <w:tcPr>
            <w:tcW w:w="1196" w:type="dxa"/>
          </w:tcPr>
          <w:p w14:paraId="4F8D5466" w14:textId="02FED619" w:rsidR="00BC5EDD" w:rsidRDefault="00BC5EDD" w:rsidP="00BC5EDD">
            <w:r>
              <w:t>OB WSA.1R</w:t>
            </w:r>
          </w:p>
        </w:tc>
        <w:tc>
          <w:tcPr>
            <w:tcW w:w="1429" w:type="dxa"/>
          </w:tcPr>
          <w:p w14:paraId="7BEBBEB8" w14:textId="1AF9FE4A" w:rsidR="00BC5EDD" w:rsidRDefault="00BC5EDD" w:rsidP="00BC5EDD">
            <w:r>
              <w:t>Mass pieces</w:t>
            </w:r>
          </w:p>
        </w:tc>
        <w:tc>
          <w:tcPr>
            <w:tcW w:w="2035" w:type="dxa"/>
          </w:tcPr>
          <w:p w14:paraId="1E0087BD" w14:textId="09580CE9" w:rsidR="00BC5EDD" w:rsidRDefault="00BC5EDD" w:rsidP="00BC5EDD">
            <w:r>
              <w:t>NA</w:t>
            </w:r>
          </w:p>
        </w:tc>
        <w:tc>
          <w:tcPr>
            <w:tcW w:w="1162" w:type="dxa"/>
          </w:tcPr>
          <w:p w14:paraId="156430E9" w14:textId="696663A5" w:rsidR="00BC5EDD" w:rsidRDefault="00BC5EDD" w:rsidP="00BC5EDD">
            <w:r>
              <w:t>Analysis room</w:t>
            </w:r>
          </w:p>
        </w:tc>
        <w:tc>
          <w:tcPr>
            <w:tcW w:w="1194" w:type="dxa"/>
          </w:tcPr>
          <w:p w14:paraId="3FB5068E" w14:textId="52D52E82" w:rsidR="00BC5EDD" w:rsidRDefault="00BC5EDD" w:rsidP="00BC5EDD">
            <w:r>
              <w:t>Annually</w:t>
            </w:r>
          </w:p>
        </w:tc>
        <w:tc>
          <w:tcPr>
            <w:tcW w:w="1461" w:type="dxa"/>
          </w:tcPr>
          <w:p w14:paraId="1EC939FF" w14:textId="29996599" w:rsidR="00BC5EDD" w:rsidRDefault="00BC5EDD" w:rsidP="00BC5EDD">
            <w:r>
              <w:t>17/03/2025</w:t>
            </w:r>
          </w:p>
        </w:tc>
        <w:tc>
          <w:tcPr>
            <w:tcW w:w="1194" w:type="dxa"/>
          </w:tcPr>
          <w:p w14:paraId="28C2BF42" w14:textId="5B916B96" w:rsidR="00BC5EDD" w:rsidRDefault="00BC5EDD" w:rsidP="00BC5EDD">
            <w:r>
              <w:t>31 March 2026</w:t>
            </w:r>
          </w:p>
        </w:tc>
        <w:tc>
          <w:tcPr>
            <w:tcW w:w="961" w:type="dxa"/>
          </w:tcPr>
          <w:p w14:paraId="523015BA" w14:textId="3352635E" w:rsidR="00BC5EDD" w:rsidRDefault="00BC5EDD" w:rsidP="00BC5EDD">
            <w:r>
              <w:t>Active</w:t>
            </w:r>
          </w:p>
        </w:tc>
      </w:tr>
      <w:tr w:rsidR="00BC5EDD" w14:paraId="4355F18F" w14:textId="77777777" w:rsidTr="008D5BE2">
        <w:trPr>
          <w:jc w:val="center"/>
        </w:trPr>
        <w:tc>
          <w:tcPr>
            <w:tcW w:w="1196" w:type="dxa"/>
          </w:tcPr>
          <w:p w14:paraId="36126627" w14:textId="145552AC" w:rsidR="00BC5EDD" w:rsidRDefault="00BC5EDD" w:rsidP="00BC5EDD">
            <w:r>
              <w:t>OBS T1.1a+b</w:t>
            </w:r>
          </w:p>
        </w:tc>
        <w:tc>
          <w:tcPr>
            <w:tcW w:w="1429" w:type="dxa"/>
          </w:tcPr>
          <w:p w14:paraId="7AE5C9AB" w14:textId="410A30CD" w:rsidR="00BC5EDD" w:rsidRDefault="00BC5EDD" w:rsidP="00BC5EDD">
            <w:r>
              <w:t>Probe and thermometer</w:t>
            </w:r>
          </w:p>
        </w:tc>
        <w:tc>
          <w:tcPr>
            <w:tcW w:w="2035" w:type="dxa"/>
          </w:tcPr>
          <w:p w14:paraId="5C76ADB7" w14:textId="24C6C464" w:rsidR="00BC5EDD" w:rsidRDefault="00BC5EDD" w:rsidP="00BC5EDD">
            <w:r>
              <w:t>S1208105</w:t>
            </w:r>
          </w:p>
        </w:tc>
        <w:tc>
          <w:tcPr>
            <w:tcW w:w="1162" w:type="dxa"/>
          </w:tcPr>
          <w:p w14:paraId="4FF3246A" w14:textId="31E80191" w:rsidR="00BC5EDD" w:rsidRDefault="00BC5EDD" w:rsidP="00BC5EDD">
            <w:r>
              <w:t>Manager’s office</w:t>
            </w:r>
          </w:p>
        </w:tc>
        <w:tc>
          <w:tcPr>
            <w:tcW w:w="1194" w:type="dxa"/>
          </w:tcPr>
          <w:p w14:paraId="3DC8D5AB" w14:textId="5F31DA5F" w:rsidR="00BC5EDD" w:rsidRDefault="00BC5EDD" w:rsidP="00BC5EDD">
            <w:r>
              <w:t>Annually</w:t>
            </w:r>
          </w:p>
        </w:tc>
        <w:tc>
          <w:tcPr>
            <w:tcW w:w="1461" w:type="dxa"/>
          </w:tcPr>
          <w:p w14:paraId="5CB9CED2" w14:textId="7888F647" w:rsidR="00BC5EDD" w:rsidRDefault="00BC5EDD" w:rsidP="00BC5EDD">
            <w:r>
              <w:t>14/03/2025</w:t>
            </w:r>
          </w:p>
        </w:tc>
        <w:tc>
          <w:tcPr>
            <w:tcW w:w="1194" w:type="dxa"/>
          </w:tcPr>
          <w:p w14:paraId="5F4035FD" w14:textId="342DDD29" w:rsidR="00BC5EDD" w:rsidRDefault="00BC5EDD" w:rsidP="00BC5EDD">
            <w:r>
              <w:t>March 2026</w:t>
            </w:r>
          </w:p>
        </w:tc>
        <w:tc>
          <w:tcPr>
            <w:tcW w:w="961" w:type="dxa"/>
          </w:tcPr>
          <w:p w14:paraId="3D6413BC" w14:textId="2FA284F9" w:rsidR="00BC5EDD" w:rsidRDefault="00BC5EDD" w:rsidP="00BC5EDD">
            <w:r>
              <w:t>Active</w:t>
            </w:r>
          </w:p>
        </w:tc>
      </w:tr>
      <w:tr w:rsidR="00BC5EDD" w14:paraId="31E195D5" w14:textId="77777777" w:rsidTr="008D5BE2">
        <w:trPr>
          <w:jc w:val="center"/>
        </w:trPr>
        <w:tc>
          <w:tcPr>
            <w:tcW w:w="1196" w:type="dxa"/>
          </w:tcPr>
          <w:p w14:paraId="2D4906D1" w14:textId="564B833D" w:rsidR="00BC5EDD" w:rsidRDefault="00BC5EDD" w:rsidP="00BC5EDD">
            <w:r>
              <w:t>OBS T2.1a+b</w:t>
            </w:r>
          </w:p>
        </w:tc>
        <w:tc>
          <w:tcPr>
            <w:tcW w:w="1429" w:type="dxa"/>
          </w:tcPr>
          <w:p w14:paraId="65974A8D" w14:textId="5A334FC6" w:rsidR="00BC5EDD" w:rsidRDefault="00BC5EDD" w:rsidP="00BC5EDD">
            <w:r>
              <w:t>Probe and thermometer</w:t>
            </w:r>
          </w:p>
        </w:tc>
        <w:tc>
          <w:tcPr>
            <w:tcW w:w="2035" w:type="dxa"/>
          </w:tcPr>
          <w:p w14:paraId="78140020" w14:textId="58AA840B" w:rsidR="00BC5EDD" w:rsidRDefault="00BC5EDD" w:rsidP="00BC5EDD">
            <w:r>
              <w:t>S1237965</w:t>
            </w:r>
          </w:p>
        </w:tc>
        <w:tc>
          <w:tcPr>
            <w:tcW w:w="1162" w:type="dxa"/>
          </w:tcPr>
          <w:p w14:paraId="3255C3F6" w14:textId="01F2A037" w:rsidR="00BC5EDD" w:rsidRDefault="00BC5EDD" w:rsidP="00BC5EDD">
            <w:r>
              <w:t>Manager’s office</w:t>
            </w:r>
          </w:p>
        </w:tc>
        <w:tc>
          <w:tcPr>
            <w:tcW w:w="1194" w:type="dxa"/>
          </w:tcPr>
          <w:p w14:paraId="1F4B836B" w14:textId="5D48C846" w:rsidR="00BC5EDD" w:rsidRDefault="00BC5EDD" w:rsidP="00BC5EDD">
            <w:r>
              <w:t>Annually</w:t>
            </w:r>
          </w:p>
        </w:tc>
        <w:tc>
          <w:tcPr>
            <w:tcW w:w="1461" w:type="dxa"/>
          </w:tcPr>
          <w:p w14:paraId="2EFD6B8D" w14:textId="054C4133" w:rsidR="00BC5EDD" w:rsidRDefault="00BC5EDD" w:rsidP="00BC5EDD">
            <w:r>
              <w:t>26/03/2025</w:t>
            </w:r>
          </w:p>
        </w:tc>
        <w:tc>
          <w:tcPr>
            <w:tcW w:w="1194" w:type="dxa"/>
          </w:tcPr>
          <w:p w14:paraId="4B13C53B" w14:textId="202A7EA4" w:rsidR="00BC5EDD" w:rsidRDefault="00BC5EDD" w:rsidP="00BC5EDD">
            <w:r>
              <w:t>March 2026</w:t>
            </w:r>
          </w:p>
        </w:tc>
        <w:tc>
          <w:tcPr>
            <w:tcW w:w="961" w:type="dxa"/>
          </w:tcPr>
          <w:p w14:paraId="50824D70" w14:textId="3F5A3B04" w:rsidR="00BC5EDD" w:rsidRDefault="00BC5EDD" w:rsidP="00BC5EDD">
            <w:r>
              <w:t>Active</w:t>
            </w:r>
          </w:p>
        </w:tc>
      </w:tr>
      <w:tr w:rsidR="00BC5EDD" w14:paraId="3B6BB977" w14:textId="77777777" w:rsidTr="008D5BE2">
        <w:trPr>
          <w:jc w:val="center"/>
        </w:trPr>
        <w:tc>
          <w:tcPr>
            <w:tcW w:w="1196" w:type="dxa"/>
          </w:tcPr>
          <w:p w14:paraId="363DE58B" w14:textId="3A355637" w:rsidR="00BC5EDD" w:rsidRDefault="00BC5EDD" w:rsidP="00BC5EDD">
            <w:r>
              <w:t>AS00111</w:t>
            </w:r>
          </w:p>
        </w:tc>
        <w:tc>
          <w:tcPr>
            <w:tcW w:w="1429" w:type="dxa"/>
          </w:tcPr>
          <w:p w14:paraId="7F9BE52D" w14:textId="72EC36DD" w:rsidR="00BC5EDD" w:rsidRDefault="00BC5EDD" w:rsidP="00BC5EDD">
            <w:r>
              <w:t>B Drying oven</w:t>
            </w:r>
          </w:p>
        </w:tc>
        <w:tc>
          <w:tcPr>
            <w:tcW w:w="2035" w:type="dxa"/>
          </w:tcPr>
          <w:p w14:paraId="1AB3EDD4" w14:textId="1081B279" w:rsidR="00BC5EDD" w:rsidRDefault="00BC5EDD" w:rsidP="00BC5EDD">
            <w:r>
              <w:t>LZ 007/07/10</w:t>
            </w:r>
          </w:p>
        </w:tc>
        <w:tc>
          <w:tcPr>
            <w:tcW w:w="1162" w:type="dxa"/>
          </w:tcPr>
          <w:p w14:paraId="03B7A8DF" w14:textId="688C77FA" w:rsidR="00BC5EDD" w:rsidRDefault="00BC5EDD" w:rsidP="00BC5EDD">
            <w:r>
              <w:t>Prep area</w:t>
            </w:r>
          </w:p>
        </w:tc>
        <w:tc>
          <w:tcPr>
            <w:tcW w:w="1194" w:type="dxa"/>
          </w:tcPr>
          <w:p w14:paraId="37D63819" w14:textId="1A45919F" w:rsidR="00BC5EDD" w:rsidRDefault="00BC5EDD" w:rsidP="00BC5EDD">
            <w:r>
              <w:t>Annually</w:t>
            </w:r>
          </w:p>
        </w:tc>
        <w:tc>
          <w:tcPr>
            <w:tcW w:w="1461" w:type="dxa"/>
          </w:tcPr>
          <w:p w14:paraId="3032DCB1" w14:textId="77777777" w:rsidR="00BC5EDD" w:rsidRDefault="00BC5EDD" w:rsidP="00BC5EDD"/>
        </w:tc>
        <w:tc>
          <w:tcPr>
            <w:tcW w:w="1194" w:type="dxa"/>
          </w:tcPr>
          <w:p w14:paraId="2A494253" w14:textId="77777777" w:rsidR="00BC5EDD" w:rsidRDefault="00BC5EDD" w:rsidP="00BC5EDD"/>
        </w:tc>
        <w:tc>
          <w:tcPr>
            <w:tcW w:w="961" w:type="dxa"/>
          </w:tcPr>
          <w:p w14:paraId="578243B1" w14:textId="77777777" w:rsidR="00BC5EDD" w:rsidRDefault="00BC5EDD" w:rsidP="00BC5EDD"/>
        </w:tc>
      </w:tr>
      <w:tr w:rsidR="00BC5EDD" w14:paraId="3B9DE3FE" w14:textId="77777777" w:rsidTr="008D5BE2">
        <w:trPr>
          <w:jc w:val="center"/>
        </w:trPr>
        <w:tc>
          <w:tcPr>
            <w:tcW w:w="1196" w:type="dxa"/>
          </w:tcPr>
          <w:p w14:paraId="2EB6CDBE" w14:textId="2FF138A0" w:rsidR="00BC5EDD" w:rsidRDefault="00BC5EDD" w:rsidP="00BC5EDD">
            <w:r>
              <w:t>AS8501</w:t>
            </w:r>
          </w:p>
        </w:tc>
        <w:tc>
          <w:tcPr>
            <w:tcW w:w="1429" w:type="dxa"/>
          </w:tcPr>
          <w:p w14:paraId="35FFBEC0" w14:textId="35C4334C" w:rsidR="00BC5EDD" w:rsidRDefault="00BC5EDD" w:rsidP="00BC5EDD">
            <w:r>
              <w:t>Drying oven</w:t>
            </w:r>
          </w:p>
        </w:tc>
        <w:tc>
          <w:tcPr>
            <w:tcW w:w="2035" w:type="dxa"/>
          </w:tcPr>
          <w:p w14:paraId="2F45A597" w14:textId="545CC8E9" w:rsidR="00BC5EDD" w:rsidRDefault="00BC5EDD" w:rsidP="00BC5EDD">
            <w:r>
              <w:t>NE-002-MO</w:t>
            </w:r>
          </w:p>
        </w:tc>
        <w:tc>
          <w:tcPr>
            <w:tcW w:w="1162" w:type="dxa"/>
          </w:tcPr>
          <w:p w14:paraId="1DEE6388" w14:textId="43621909" w:rsidR="00BC5EDD" w:rsidRDefault="00BC5EDD" w:rsidP="00BC5EDD">
            <w:r>
              <w:t>Prep area</w:t>
            </w:r>
          </w:p>
        </w:tc>
        <w:tc>
          <w:tcPr>
            <w:tcW w:w="1194" w:type="dxa"/>
          </w:tcPr>
          <w:p w14:paraId="5D6D0B6E" w14:textId="602CD58E" w:rsidR="00BC5EDD" w:rsidRDefault="00BC5EDD" w:rsidP="00BC5EDD">
            <w:r>
              <w:t>Annually</w:t>
            </w:r>
          </w:p>
        </w:tc>
        <w:tc>
          <w:tcPr>
            <w:tcW w:w="1461" w:type="dxa"/>
          </w:tcPr>
          <w:p w14:paraId="3B5C6F8D" w14:textId="77777777" w:rsidR="00BC5EDD" w:rsidRDefault="00BC5EDD" w:rsidP="00BC5EDD"/>
        </w:tc>
        <w:tc>
          <w:tcPr>
            <w:tcW w:w="1194" w:type="dxa"/>
          </w:tcPr>
          <w:p w14:paraId="64303FF9" w14:textId="77777777" w:rsidR="00BC5EDD" w:rsidRDefault="00BC5EDD" w:rsidP="00BC5EDD"/>
        </w:tc>
        <w:tc>
          <w:tcPr>
            <w:tcW w:w="961" w:type="dxa"/>
          </w:tcPr>
          <w:p w14:paraId="2A1325CD" w14:textId="77777777" w:rsidR="00BC5EDD" w:rsidRDefault="00BC5EDD" w:rsidP="00BC5EDD"/>
        </w:tc>
      </w:tr>
      <w:tr w:rsidR="00BC5EDD" w14:paraId="73794F6B" w14:textId="77777777" w:rsidTr="008D5BE2">
        <w:trPr>
          <w:jc w:val="center"/>
        </w:trPr>
        <w:tc>
          <w:tcPr>
            <w:tcW w:w="1196" w:type="dxa"/>
          </w:tcPr>
          <w:p w14:paraId="231E4AE6" w14:textId="77777777" w:rsidR="00BC5EDD" w:rsidRDefault="00BC5EDD" w:rsidP="00BC5EDD"/>
        </w:tc>
        <w:tc>
          <w:tcPr>
            <w:tcW w:w="1429" w:type="dxa"/>
          </w:tcPr>
          <w:p w14:paraId="5C2C1439" w14:textId="77777777" w:rsidR="00BC5EDD" w:rsidRDefault="00BC5EDD" w:rsidP="00BC5EDD"/>
        </w:tc>
        <w:tc>
          <w:tcPr>
            <w:tcW w:w="2035" w:type="dxa"/>
          </w:tcPr>
          <w:p w14:paraId="2210B12A" w14:textId="77777777" w:rsidR="00BC5EDD" w:rsidRDefault="00BC5EDD" w:rsidP="00BC5EDD"/>
        </w:tc>
        <w:tc>
          <w:tcPr>
            <w:tcW w:w="1162" w:type="dxa"/>
          </w:tcPr>
          <w:p w14:paraId="756965A8" w14:textId="77777777" w:rsidR="00BC5EDD" w:rsidRDefault="00BC5EDD" w:rsidP="00BC5EDD"/>
        </w:tc>
        <w:tc>
          <w:tcPr>
            <w:tcW w:w="1194" w:type="dxa"/>
          </w:tcPr>
          <w:p w14:paraId="676DD038" w14:textId="77777777" w:rsidR="00BC5EDD" w:rsidRDefault="00BC5EDD" w:rsidP="00BC5EDD"/>
        </w:tc>
        <w:tc>
          <w:tcPr>
            <w:tcW w:w="1461" w:type="dxa"/>
          </w:tcPr>
          <w:p w14:paraId="7AD9EDA6" w14:textId="77777777" w:rsidR="00BC5EDD" w:rsidRDefault="00BC5EDD" w:rsidP="00BC5EDD"/>
        </w:tc>
        <w:tc>
          <w:tcPr>
            <w:tcW w:w="1194" w:type="dxa"/>
          </w:tcPr>
          <w:p w14:paraId="157EFC6F" w14:textId="77777777" w:rsidR="00BC5EDD" w:rsidRDefault="00BC5EDD" w:rsidP="00BC5EDD"/>
        </w:tc>
        <w:tc>
          <w:tcPr>
            <w:tcW w:w="961" w:type="dxa"/>
          </w:tcPr>
          <w:p w14:paraId="43A6DD01" w14:textId="77777777" w:rsidR="00BC5EDD" w:rsidRDefault="00BC5EDD" w:rsidP="00BC5EDD"/>
        </w:tc>
      </w:tr>
      <w:tr w:rsidR="00BC5EDD" w14:paraId="1F5CEB73" w14:textId="77777777" w:rsidTr="008D5BE2">
        <w:trPr>
          <w:jc w:val="center"/>
        </w:trPr>
        <w:tc>
          <w:tcPr>
            <w:tcW w:w="1196" w:type="dxa"/>
          </w:tcPr>
          <w:p w14:paraId="0FE8B6D5" w14:textId="77777777" w:rsidR="00BC5EDD" w:rsidRDefault="00BC5EDD" w:rsidP="00BC5EDD"/>
        </w:tc>
        <w:tc>
          <w:tcPr>
            <w:tcW w:w="1429" w:type="dxa"/>
          </w:tcPr>
          <w:p w14:paraId="6DBABFB3" w14:textId="77777777" w:rsidR="00BC5EDD" w:rsidRDefault="00BC5EDD" w:rsidP="00BC5EDD"/>
        </w:tc>
        <w:tc>
          <w:tcPr>
            <w:tcW w:w="2035" w:type="dxa"/>
          </w:tcPr>
          <w:p w14:paraId="30592A51" w14:textId="77777777" w:rsidR="00BC5EDD" w:rsidRDefault="00BC5EDD" w:rsidP="00BC5EDD"/>
        </w:tc>
        <w:tc>
          <w:tcPr>
            <w:tcW w:w="1162" w:type="dxa"/>
          </w:tcPr>
          <w:p w14:paraId="67B93BAB" w14:textId="77777777" w:rsidR="00BC5EDD" w:rsidRDefault="00BC5EDD" w:rsidP="00BC5EDD"/>
        </w:tc>
        <w:tc>
          <w:tcPr>
            <w:tcW w:w="1194" w:type="dxa"/>
          </w:tcPr>
          <w:p w14:paraId="4832EB95" w14:textId="77777777" w:rsidR="00BC5EDD" w:rsidRDefault="00BC5EDD" w:rsidP="00BC5EDD"/>
        </w:tc>
        <w:tc>
          <w:tcPr>
            <w:tcW w:w="1461" w:type="dxa"/>
          </w:tcPr>
          <w:p w14:paraId="64849283" w14:textId="77777777" w:rsidR="00BC5EDD" w:rsidRDefault="00BC5EDD" w:rsidP="00BC5EDD"/>
        </w:tc>
        <w:tc>
          <w:tcPr>
            <w:tcW w:w="1194" w:type="dxa"/>
          </w:tcPr>
          <w:p w14:paraId="4CF58E32" w14:textId="77777777" w:rsidR="00BC5EDD" w:rsidRDefault="00BC5EDD" w:rsidP="00BC5EDD"/>
        </w:tc>
        <w:tc>
          <w:tcPr>
            <w:tcW w:w="961" w:type="dxa"/>
          </w:tcPr>
          <w:p w14:paraId="035CEF81" w14:textId="77777777" w:rsidR="00BC5EDD" w:rsidRDefault="00BC5EDD" w:rsidP="00BC5EDD"/>
        </w:tc>
      </w:tr>
      <w:tr w:rsidR="00BC5EDD" w14:paraId="01F71D1A" w14:textId="77777777" w:rsidTr="008D5BE2">
        <w:trPr>
          <w:jc w:val="center"/>
        </w:trPr>
        <w:tc>
          <w:tcPr>
            <w:tcW w:w="1196" w:type="dxa"/>
          </w:tcPr>
          <w:p w14:paraId="53AD1346" w14:textId="77777777" w:rsidR="00BC5EDD" w:rsidRDefault="00BC5EDD" w:rsidP="00BC5EDD"/>
        </w:tc>
        <w:tc>
          <w:tcPr>
            <w:tcW w:w="1429" w:type="dxa"/>
          </w:tcPr>
          <w:p w14:paraId="31C956FF" w14:textId="77777777" w:rsidR="00BC5EDD" w:rsidRDefault="00BC5EDD" w:rsidP="00BC5EDD"/>
        </w:tc>
        <w:tc>
          <w:tcPr>
            <w:tcW w:w="2035" w:type="dxa"/>
          </w:tcPr>
          <w:p w14:paraId="141B4410" w14:textId="77777777" w:rsidR="00BC5EDD" w:rsidRDefault="00BC5EDD" w:rsidP="00BC5EDD"/>
        </w:tc>
        <w:tc>
          <w:tcPr>
            <w:tcW w:w="1162" w:type="dxa"/>
          </w:tcPr>
          <w:p w14:paraId="750EE1F7" w14:textId="77777777" w:rsidR="00BC5EDD" w:rsidRDefault="00BC5EDD" w:rsidP="00BC5EDD"/>
        </w:tc>
        <w:tc>
          <w:tcPr>
            <w:tcW w:w="1194" w:type="dxa"/>
          </w:tcPr>
          <w:p w14:paraId="56FFBDDC" w14:textId="77777777" w:rsidR="00BC5EDD" w:rsidRDefault="00BC5EDD" w:rsidP="00BC5EDD"/>
        </w:tc>
        <w:tc>
          <w:tcPr>
            <w:tcW w:w="1461" w:type="dxa"/>
          </w:tcPr>
          <w:p w14:paraId="2C2387F3" w14:textId="77777777" w:rsidR="00BC5EDD" w:rsidRDefault="00BC5EDD" w:rsidP="00BC5EDD"/>
        </w:tc>
        <w:tc>
          <w:tcPr>
            <w:tcW w:w="1194" w:type="dxa"/>
          </w:tcPr>
          <w:p w14:paraId="6A2345C0" w14:textId="77777777" w:rsidR="00BC5EDD" w:rsidRDefault="00BC5EDD" w:rsidP="00BC5EDD"/>
        </w:tc>
        <w:tc>
          <w:tcPr>
            <w:tcW w:w="961" w:type="dxa"/>
          </w:tcPr>
          <w:p w14:paraId="6637B3BC" w14:textId="77777777" w:rsidR="00BC5EDD" w:rsidRDefault="00BC5EDD" w:rsidP="00BC5EDD"/>
        </w:tc>
      </w:tr>
    </w:tbl>
    <w:p w14:paraId="40F8AA87" w14:textId="77777777" w:rsidR="00051E34" w:rsidRPr="00051E34" w:rsidRDefault="00051E34" w:rsidP="00051E34"/>
    <w:sectPr w:rsidR="00051E34" w:rsidRPr="00051E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55FAD" w14:textId="77777777" w:rsidR="00FD600B" w:rsidRDefault="00FD600B" w:rsidP="00056E0F">
      <w:pPr>
        <w:spacing w:after="0" w:line="240" w:lineRule="auto"/>
      </w:pPr>
      <w:r>
        <w:separator/>
      </w:r>
    </w:p>
  </w:endnote>
  <w:endnote w:type="continuationSeparator" w:id="0">
    <w:p w14:paraId="1B29F6C2" w14:textId="77777777" w:rsidR="00FD600B" w:rsidRDefault="00FD600B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848F4" w14:textId="77777777" w:rsidR="00BB6039" w:rsidRDefault="00BB60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056E0F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056E0F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73A370D8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3B8D2EC0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/2028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3C52B" w14:textId="77777777" w:rsidR="00BB6039" w:rsidRDefault="00BB60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04892" w14:textId="77777777" w:rsidR="00FD600B" w:rsidRDefault="00FD600B" w:rsidP="00056E0F">
      <w:pPr>
        <w:spacing w:after="0" w:line="240" w:lineRule="auto"/>
      </w:pPr>
      <w:r>
        <w:separator/>
      </w:r>
    </w:p>
  </w:footnote>
  <w:footnote w:type="continuationSeparator" w:id="0">
    <w:p w14:paraId="095F3067" w14:textId="77777777" w:rsidR="00FD600B" w:rsidRDefault="00FD600B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91205" w14:textId="0E13D912" w:rsidR="00BB6039" w:rsidRDefault="00BB6039">
    <w:pPr>
      <w:pStyle w:val="Header"/>
    </w:pPr>
    <w:ins w:id="0" w:author="Sifiso Nyambi" w:date="2025-09-16T11:11:00Z" w16du:dateUtc="2025-09-16T09:11:00Z">
      <w:r>
        <w:rPr>
          <w:noProof/>
        </w:rPr>
        <w:pict w14:anchorId="3FE9F975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283463891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  <v:fill opacity=".5"/>
            <v:textpath style="font-family:&quot;Calibri&quot;;font-size:1pt" string="CONTROLLED DOC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85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94"/>
      <w:gridCol w:w="7938"/>
    </w:tblGrid>
    <w:tr w:rsidR="00056E0F" w:rsidRPr="00056E0F" w14:paraId="571CCA2D" w14:textId="77777777" w:rsidTr="008D5BE2">
      <w:trPr>
        <w:trHeight w:val="517"/>
      </w:trPr>
      <w:tc>
        <w:tcPr>
          <w:tcW w:w="2694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2536B7F9" w:rsidR="00056E0F" w:rsidRPr="00056E0F" w:rsidRDefault="008D5BE2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47A615BA">
                <wp:simplePos x="0" y="0"/>
                <wp:positionH relativeFrom="column">
                  <wp:posOffset>183515</wp:posOffset>
                </wp:positionH>
                <wp:positionV relativeFrom="paragraph">
                  <wp:posOffset>211455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022C992D" w:rsidR="00056E0F" w:rsidRPr="00056E0F" w:rsidRDefault="00F47C88" w:rsidP="00F47C88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7.</w:t>
          </w:r>
          <w:r w:rsidR="008D5BE2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2.</w:t>
          </w:r>
          <w:r w:rsidR="008D5BE2" w:rsidRPr="00051E34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 CALIBRATION</w:t>
          </w:r>
          <w:r w:rsidR="00051E34" w:rsidRPr="00051E34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 LOG</w:t>
          </w:r>
        </w:p>
      </w:tc>
    </w:tr>
    <w:tr w:rsidR="00770CFE" w:rsidRPr="00056E0F" w14:paraId="6E214159" w14:textId="77777777" w:rsidTr="008D5BE2">
      <w:trPr>
        <w:trHeight w:val="258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28B3CC93" w:rsidR="00770CFE" w:rsidRPr="00056E0F" w:rsidRDefault="000950F6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</w:t>
          </w:r>
          <w:r w:rsidR="00B4247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F7.</w:t>
          </w:r>
          <w:r w:rsidR="00F47C88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2.</w:t>
          </w:r>
          <w:r w:rsidR="00051E34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4</w:t>
          </w:r>
        </w:p>
      </w:tc>
    </w:tr>
    <w:tr w:rsidR="00056E0F" w:rsidRPr="00056E0F" w14:paraId="7A56326F" w14:textId="77777777" w:rsidTr="008D5BE2">
      <w:trPr>
        <w:trHeight w:val="1415"/>
      </w:trPr>
      <w:tc>
        <w:tcPr>
          <w:tcW w:w="2694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56E0F" w:rsidRPr="00056E0F" w14:paraId="4F14532F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3F3C864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2E2F2F38" w:rsidR="00056E0F" w:rsidRDefault="00BB6039">
    <w:pPr>
      <w:pStyle w:val="Header"/>
    </w:pPr>
    <w:ins w:id="1" w:author="Sifiso Nyambi" w:date="2025-09-16T11:11:00Z" w16du:dateUtc="2025-09-16T09:11:00Z">
      <w:r>
        <w:rPr>
          <w:noProof/>
        </w:rPr>
        <w:pict w14:anchorId="66F7095D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283463892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  <v:fill opacity=".5"/>
            <v:textpath style="font-family:&quot;Calibri&quot;;font-size:1pt" string="CONTROLLED DOC"/>
          </v:shape>
        </w:pict>
      </w:r>
    </w:ins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E940B" w14:textId="0D46FA08" w:rsidR="00BB6039" w:rsidRDefault="00BB6039">
    <w:pPr>
      <w:pStyle w:val="Header"/>
    </w:pPr>
    <w:ins w:id="2" w:author="Sifiso Nyambi" w:date="2025-09-16T11:11:00Z" w16du:dateUtc="2025-09-16T09:11:00Z">
      <w:r>
        <w:rPr>
          <w:noProof/>
        </w:rPr>
        <w:pict w14:anchorId="38E03B12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PowerPlusWaterMarkObject283463890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  <v:fill opacity=".5"/>
            <v:textpath style="font-family:&quot;Calibri&quot;;font-size:1pt" string="CONTROLLED DOC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27A"/>
    <w:multiLevelType w:val="multilevel"/>
    <w:tmpl w:val="6A9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79266F"/>
    <w:multiLevelType w:val="hybridMultilevel"/>
    <w:tmpl w:val="AEFA4EF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5B61895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B1B12"/>
    <w:multiLevelType w:val="hybridMultilevel"/>
    <w:tmpl w:val="7FB00C7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20223"/>
    <w:multiLevelType w:val="multilevel"/>
    <w:tmpl w:val="404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42DBD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9295B"/>
    <w:multiLevelType w:val="hybridMultilevel"/>
    <w:tmpl w:val="622C93F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33A78BF"/>
    <w:multiLevelType w:val="hybridMultilevel"/>
    <w:tmpl w:val="388CD5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56363F"/>
    <w:multiLevelType w:val="hybridMultilevel"/>
    <w:tmpl w:val="B3DE0396"/>
    <w:lvl w:ilvl="0" w:tplc="E44245E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512" w:hanging="360"/>
      </w:pPr>
    </w:lvl>
    <w:lvl w:ilvl="2" w:tplc="1C09001B" w:tentative="1">
      <w:start w:val="1"/>
      <w:numFmt w:val="lowerRoman"/>
      <w:lvlText w:val="%3."/>
      <w:lvlJc w:val="right"/>
      <w:pPr>
        <w:ind w:left="2232" w:hanging="180"/>
      </w:pPr>
    </w:lvl>
    <w:lvl w:ilvl="3" w:tplc="1C09000F" w:tentative="1">
      <w:start w:val="1"/>
      <w:numFmt w:val="decimal"/>
      <w:lvlText w:val="%4."/>
      <w:lvlJc w:val="left"/>
      <w:pPr>
        <w:ind w:left="2952" w:hanging="360"/>
      </w:pPr>
    </w:lvl>
    <w:lvl w:ilvl="4" w:tplc="1C090019" w:tentative="1">
      <w:start w:val="1"/>
      <w:numFmt w:val="lowerLetter"/>
      <w:lvlText w:val="%5."/>
      <w:lvlJc w:val="left"/>
      <w:pPr>
        <w:ind w:left="3672" w:hanging="360"/>
      </w:pPr>
    </w:lvl>
    <w:lvl w:ilvl="5" w:tplc="1C09001B" w:tentative="1">
      <w:start w:val="1"/>
      <w:numFmt w:val="lowerRoman"/>
      <w:lvlText w:val="%6."/>
      <w:lvlJc w:val="right"/>
      <w:pPr>
        <w:ind w:left="4392" w:hanging="180"/>
      </w:pPr>
    </w:lvl>
    <w:lvl w:ilvl="6" w:tplc="1C09000F" w:tentative="1">
      <w:start w:val="1"/>
      <w:numFmt w:val="decimal"/>
      <w:lvlText w:val="%7."/>
      <w:lvlJc w:val="left"/>
      <w:pPr>
        <w:ind w:left="5112" w:hanging="360"/>
      </w:pPr>
    </w:lvl>
    <w:lvl w:ilvl="7" w:tplc="1C090019" w:tentative="1">
      <w:start w:val="1"/>
      <w:numFmt w:val="lowerLetter"/>
      <w:lvlText w:val="%8."/>
      <w:lvlJc w:val="left"/>
      <w:pPr>
        <w:ind w:left="5832" w:hanging="360"/>
      </w:pPr>
    </w:lvl>
    <w:lvl w:ilvl="8" w:tplc="1C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 w15:restartNumberingAfterBreak="0">
    <w:nsid w:val="378067EC"/>
    <w:multiLevelType w:val="multilevel"/>
    <w:tmpl w:val="2A0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8311E"/>
    <w:multiLevelType w:val="hybridMultilevel"/>
    <w:tmpl w:val="B2ECB0C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3EC4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8135E0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DF7405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58B55FC0"/>
    <w:multiLevelType w:val="hybridMultilevel"/>
    <w:tmpl w:val="7B9A624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3E1A20"/>
    <w:multiLevelType w:val="hybridMultilevel"/>
    <w:tmpl w:val="404ACFD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2E0108"/>
    <w:multiLevelType w:val="hybridMultilevel"/>
    <w:tmpl w:val="5678BF5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17E6556"/>
    <w:multiLevelType w:val="multilevel"/>
    <w:tmpl w:val="AA1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C0E1A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8C5D94"/>
    <w:multiLevelType w:val="multilevel"/>
    <w:tmpl w:val="5F76BA2E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2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6D867117"/>
    <w:multiLevelType w:val="hybridMultilevel"/>
    <w:tmpl w:val="7924EF6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221460"/>
    <w:multiLevelType w:val="hybridMultilevel"/>
    <w:tmpl w:val="C5888B0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5" w15:restartNumberingAfterBreak="0">
    <w:nsid w:val="7AF01AA7"/>
    <w:multiLevelType w:val="hybridMultilevel"/>
    <w:tmpl w:val="9A96EA3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32"/>
  </w:num>
  <w:num w:numId="2" w16cid:durableId="1210917451">
    <w:abstractNumId w:val="27"/>
  </w:num>
  <w:num w:numId="3" w16cid:durableId="2145389517">
    <w:abstractNumId w:val="6"/>
  </w:num>
  <w:num w:numId="4" w16cid:durableId="977759022">
    <w:abstractNumId w:val="8"/>
  </w:num>
  <w:num w:numId="5" w16cid:durableId="1491140859">
    <w:abstractNumId w:val="23"/>
  </w:num>
  <w:num w:numId="6" w16cid:durableId="879777994">
    <w:abstractNumId w:val="29"/>
  </w:num>
  <w:num w:numId="7" w16cid:durableId="738091935">
    <w:abstractNumId w:val="10"/>
  </w:num>
  <w:num w:numId="8" w16cid:durableId="1296520060">
    <w:abstractNumId w:val="4"/>
  </w:num>
  <w:num w:numId="9" w16cid:durableId="1547641171">
    <w:abstractNumId w:val="5"/>
  </w:num>
  <w:num w:numId="10" w16cid:durableId="2033140415">
    <w:abstractNumId w:val="22"/>
  </w:num>
  <w:num w:numId="11" w16cid:durableId="1664158144">
    <w:abstractNumId w:val="18"/>
  </w:num>
  <w:num w:numId="12" w16cid:durableId="1238172548">
    <w:abstractNumId w:val="2"/>
  </w:num>
  <w:num w:numId="13" w16cid:durableId="1857691692">
    <w:abstractNumId w:val="36"/>
  </w:num>
  <w:num w:numId="14" w16cid:durableId="1827672258">
    <w:abstractNumId w:val="1"/>
  </w:num>
  <w:num w:numId="15" w16cid:durableId="1263534209">
    <w:abstractNumId w:val="0"/>
  </w:num>
  <w:num w:numId="16" w16cid:durableId="2028360460">
    <w:abstractNumId w:val="16"/>
  </w:num>
  <w:num w:numId="17" w16cid:durableId="779685498">
    <w:abstractNumId w:val="28"/>
  </w:num>
  <w:num w:numId="18" w16cid:durableId="936789913">
    <w:abstractNumId w:val="34"/>
  </w:num>
  <w:num w:numId="19" w16cid:durableId="1806653784">
    <w:abstractNumId w:val="11"/>
  </w:num>
  <w:num w:numId="20" w16cid:durableId="668097786">
    <w:abstractNumId w:val="14"/>
  </w:num>
  <w:num w:numId="21" w16cid:durableId="1552838800">
    <w:abstractNumId w:val="13"/>
  </w:num>
  <w:num w:numId="22" w16cid:durableId="4482771">
    <w:abstractNumId w:val="31"/>
  </w:num>
  <w:num w:numId="23" w16cid:durableId="82075365">
    <w:abstractNumId w:val="24"/>
  </w:num>
  <w:num w:numId="24" w16cid:durableId="571817897">
    <w:abstractNumId w:val="15"/>
  </w:num>
  <w:num w:numId="25" w16cid:durableId="1656640635">
    <w:abstractNumId w:val="9"/>
  </w:num>
  <w:num w:numId="26" w16cid:durableId="642351091">
    <w:abstractNumId w:val="17"/>
  </w:num>
  <w:num w:numId="27" w16cid:durableId="1848902032">
    <w:abstractNumId w:val="26"/>
  </w:num>
  <w:num w:numId="28" w16cid:durableId="1302609895">
    <w:abstractNumId w:val="35"/>
  </w:num>
  <w:num w:numId="29" w16cid:durableId="604968271">
    <w:abstractNumId w:val="25"/>
  </w:num>
  <w:num w:numId="30" w16cid:durableId="1570726837">
    <w:abstractNumId w:val="3"/>
  </w:num>
  <w:num w:numId="31" w16cid:durableId="1662542689">
    <w:abstractNumId w:val="33"/>
  </w:num>
  <w:num w:numId="32" w16cid:durableId="744958762">
    <w:abstractNumId w:val="21"/>
  </w:num>
  <w:num w:numId="33" w16cid:durableId="971135286">
    <w:abstractNumId w:val="30"/>
  </w:num>
  <w:num w:numId="34" w16cid:durableId="1327130002">
    <w:abstractNumId w:val="7"/>
  </w:num>
  <w:num w:numId="35" w16cid:durableId="563562613">
    <w:abstractNumId w:val="19"/>
  </w:num>
  <w:num w:numId="36" w16cid:durableId="2141874364">
    <w:abstractNumId w:val="20"/>
  </w:num>
  <w:num w:numId="37" w16cid:durableId="1558665480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fiso Nyambi">
    <w15:presenceInfo w15:providerId="Windows Live" w15:userId="5a810ae73ab78e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061D7"/>
    <w:rsid w:val="00012AA8"/>
    <w:rsid w:val="00042661"/>
    <w:rsid w:val="00051E34"/>
    <w:rsid w:val="00052277"/>
    <w:rsid w:val="00056E0F"/>
    <w:rsid w:val="00062C46"/>
    <w:rsid w:val="00066260"/>
    <w:rsid w:val="000950F6"/>
    <w:rsid w:val="000B121A"/>
    <w:rsid w:val="000D1FD6"/>
    <w:rsid w:val="00142960"/>
    <w:rsid w:val="00183227"/>
    <w:rsid w:val="00183D83"/>
    <w:rsid w:val="0019184F"/>
    <w:rsid w:val="0019405E"/>
    <w:rsid w:val="001D3E49"/>
    <w:rsid w:val="001E2782"/>
    <w:rsid w:val="00200036"/>
    <w:rsid w:val="00220957"/>
    <w:rsid w:val="00221E0A"/>
    <w:rsid w:val="0022299A"/>
    <w:rsid w:val="00222D0D"/>
    <w:rsid w:val="00225490"/>
    <w:rsid w:val="002551BA"/>
    <w:rsid w:val="002665ED"/>
    <w:rsid w:val="002A3620"/>
    <w:rsid w:val="002A417E"/>
    <w:rsid w:val="002A5453"/>
    <w:rsid w:val="002B3F92"/>
    <w:rsid w:val="002C5194"/>
    <w:rsid w:val="002E2771"/>
    <w:rsid w:val="002F3FD5"/>
    <w:rsid w:val="0031486C"/>
    <w:rsid w:val="00326FB2"/>
    <w:rsid w:val="00334A8A"/>
    <w:rsid w:val="003936D5"/>
    <w:rsid w:val="003B7583"/>
    <w:rsid w:val="00410FDA"/>
    <w:rsid w:val="0042387E"/>
    <w:rsid w:val="00431164"/>
    <w:rsid w:val="00450B9F"/>
    <w:rsid w:val="00460C10"/>
    <w:rsid w:val="004765F2"/>
    <w:rsid w:val="004843E2"/>
    <w:rsid w:val="00492E79"/>
    <w:rsid w:val="004A0212"/>
    <w:rsid w:val="004F7BC5"/>
    <w:rsid w:val="0051501F"/>
    <w:rsid w:val="00550CC6"/>
    <w:rsid w:val="00567B27"/>
    <w:rsid w:val="00567E65"/>
    <w:rsid w:val="005A0C3B"/>
    <w:rsid w:val="005A6AB6"/>
    <w:rsid w:val="005E1B6E"/>
    <w:rsid w:val="0061702C"/>
    <w:rsid w:val="00664B6B"/>
    <w:rsid w:val="006B2E68"/>
    <w:rsid w:val="006C61BB"/>
    <w:rsid w:val="006D1697"/>
    <w:rsid w:val="006D5A39"/>
    <w:rsid w:val="006F24F3"/>
    <w:rsid w:val="00726641"/>
    <w:rsid w:val="00764F86"/>
    <w:rsid w:val="00770CFE"/>
    <w:rsid w:val="00777CBC"/>
    <w:rsid w:val="007A35B8"/>
    <w:rsid w:val="007C452C"/>
    <w:rsid w:val="007E1F49"/>
    <w:rsid w:val="00853492"/>
    <w:rsid w:val="0086224B"/>
    <w:rsid w:val="008702D4"/>
    <w:rsid w:val="00870625"/>
    <w:rsid w:val="008A0783"/>
    <w:rsid w:val="008D5BE2"/>
    <w:rsid w:val="008E585D"/>
    <w:rsid w:val="008F32C8"/>
    <w:rsid w:val="00916BFB"/>
    <w:rsid w:val="00943F60"/>
    <w:rsid w:val="00985AB8"/>
    <w:rsid w:val="00A16083"/>
    <w:rsid w:val="00A805A2"/>
    <w:rsid w:val="00A82EEB"/>
    <w:rsid w:val="00A86757"/>
    <w:rsid w:val="00AA762F"/>
    <w:rsid w:val="00AB0F2D"/>
    <w:rsid w:val="00AD59CE"/>
    <w:rsid w:val="00AD6044"/>
    <w:rsid w:val="00B4247E"/>
    <w:rsid w:val="00B90EC3"/>
    <w:rsid w:val="00BA22FF"/>
    <w:rsid w:val="00BB6039"/>
    <w:rsid w:val="00BC5EDD"/>
    <w:rsid w:val="00C2299B"/>
    <w:rsid w:val="00C56ADE"/>
    <w:rsid w:val="00CD4255"/>
    <w:rsid w:val="00CD76D2"/>
    <w:rsid w:val="00D21434"/>
    <w:rsid w:val="00D3151C"/>
    <w:rsid w:val="00D8373D"/>
    <w:rsid w:val="00DA5E0B"/>
    <w:rsid w:val="00DB0497"/>
    <w:rsid w:val="00E33276"/>
    <w:rsid w:val="00EA1F1F"/>
    <w:rsid w:val="00EA5ACC"/>
    <w:rsid w:val="00EB67FE"/>
    <w:rsid w:val="00EC4FD4"/>
    <w:rsid w:val="00EE1E83"/>
    <w:rsid w:val="00EF686C"/>
    <w:rsid w:val="00F05E5F"/>
    <w:rsid w:val="00F15EF3"/>
    <w:rsid w:val="00F47C88"/>
    <w:rsid w:val="00F64C5E"/>
    <w:rsid w:val="00F801F6"/>
    <w:rsid w:val="00F95345"/>
    <w:rsid w:val="00FA24DA"/>
    <w:rsid w:val="00FC108E"/>
    <w:rsid w:val="00FD600B"/>
    <w:rsid w:val="00FE5DB7"/>
    <w:rsid w:val="00FF1AA5"/>
    <w:rsid w:val="00FF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  <w:style w:type="paragraph" w:styleId="Revision">
    <w:name w:val="Revision"/>
    <w:hidden/>
    <w:uiPriority w:val="99"/>
    <w:semiHidden/>
    <w:rsid w:val="00EC4FD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C4F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4F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4F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4F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4FD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CC59-4D43-4A81-8686-D10145049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4</cp:revision>
  <dcterms:created xsi:type="dcterms:W3CDTF">2025-09-01T22:38:00Z</dcterms:created>
  <dcterms:modified xsi:type="dcterms:W3CDTF">2025-09-16T09:11:00Z</dcterms:modified>
</cp:coreProperties>
</file>